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ECF2" w14:textId="77777777" w:rsidR="00EA6078" w:rsidRPr="002C27A4" w:rsidRDefault="00EA6078" w:rsidP="00EA60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4CB8D602" w14:textId="77777777" w:rsidR="00EA6078" w:rsidRPr="003A6442" w:rsidRDefault="00EA6078" w:rsidP="00EA6078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69F6D940" w14:textId="77777777" w:rsidR="00EA6078" w:rsidRPr="003A6442" w:rsidRDefault="00EA6078" w:rsidP="00EA6078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3DF953E0" w14:textId="77777777" w:rsidR="00EA6078" w:rsidRPr="003A6442" w:rsidRDefault="00EA6078" w:rsidP="00EA6078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21139A3C" w14:textId="77777777" w:rsidR="00EA6078" w:rsidRPr="002C27A4" w:rsidRDefault="00EA6078" w:rsidP="00EA6078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0810ABD1" w14:textId="77777777" w:rsidR="00EA6078" w:rsidRPr="002C27A4" w:rsidRDefault="00EA6078" w:rsidP="00EA6078">
      <w:pPr>
        <w:jc w:val="center"/>
        <w:rPr>
          <w:rFonts w:ascii="Times New Roman" w:hAnsi="Times New Roman" w:cs="Times New Roman"/>
          <w:b/>
          <w:bCs/>
        </w:rPr>
      </w:pPr>
    </w:p>
    <w:p w14:paraId="029C375D" w14:textId="77777777" w:rsidR="00EA6078" w:rsidRPr="003A6442" w:rsidRDefault="00EA6078" w:rsidP="00EA607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3E04945F" w14:textId="77777777" w:rsidR="00EA6078" w:rsidRPr="002C27A4" w:rsidRDefault="00EA6078" w:rsidP="00EA6078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50BCD316" w14:textId="77777777" w:rsidR="00EA6078" w:rsidRPr="003A6442" w:rsidRDefault="00EA6078" w:rsidP="00EA6078">
      <w:pPr>
        <w:jc w:val="center"/>
        <w:rPr>
          <w:rFonts w:ascii="Times New Roman" w:hAnsi="Times New Roman" w:cs="Times New Roman"/>
        </w:rPr>
      </w:pPr>
    </w:p>
    <w:p w14:paraId="76FAC3E9" w14:textId="77777777" w:rsidR="00EA6078" w:rsidRPr="002C27A4" w:rsidRDefault="00EA6078" w:rsidP="00EA6078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EA6078" w:rsidRPr="002C27A4" w14:paraId="64F8C358" w14:textId="77777777" w:rsidTr="00140E32">
        <w:trPr>
          <w:trHeight w:val="3240"/>
        </w:trPr>
        <w:tc>
          <w:tcPr>
            <w:tcW w:w="9810" w:type="dxa"/>
          </w:tcPr>
          <w:p w14:paraId="0D3AC872" w14:textId="77777777" w:rsidR="00EA6078" w:rsidRPr="002C27A4" w:rsidRDefault="00EA6078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6BFB1317" w14:textId="77777777" w:rsidR="00CE729F" w:rsidRDefault="00EA6078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23286833" w14:textId="34995F0C" w:rsidR="00EA6078" w:rsidRPr="002C27A4" w:rsidRDefault="00CE729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="00EA6078"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60323B80" w14:textId="12ADC78B" w:rsidR="00EA6078" w:rsidRPr="00254308" w:rsidRDefault="00254308" w:rsidP="0025430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 w:rsidR="006F2D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6F2D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04-26-2022 </w:t>
            </w:r>
          </w:p>
          <w:p w14:paraId="02218894" w14:textId="2699F143" w:rsidR="00EA6078" w:rsidRPr="00610C74" w:rsidRDefault="00EA6078" w:rsidP="00140E32">
            <w:pPr>
              <w:ind w:left="285"/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u w:val="single"/>
                <w:lang w:val="en-US"/>
              </w:rPr>
            </w:pPr>
            <w:r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 w:rsidR="00DB76BF"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1B5855"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B6474E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Remegia Bacay Dinglasan</w:t>
            </w:r>
          </w:p>
          <w:p w14:paraId="4489CFD8" w14:textId="19DF47DD" w:rsidR="00912C56" w:rsidRPr="00912C56" w:rsidRDefault="00CE729F" w:rsidP="00CE72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="00885E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Birth</w:t>
            </w:r>
            <w:r w:rsidR="00EA6078"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912C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10-20-1958</w:t>
            </w:r>
          </w:p>
          <w:p w14:paraId="449F3D38" w14:textId="77777777" w:rsidR="00D61006" w:rsidRDefault="00EA6078" w:rsidP="00843187">
            <w:pPr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 w:rsidR="00863C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863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Sitio Ilaya, Camansihan</w:t>
            </w:r>
            <w:r w:rsidR="00D610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Calapan City, Oriental Mindoro</w:t>
            </w:r>
          </w:p>
          <w:p w14:paraId="6D55ADF0" w14:textId="42E0C981" w:rsidR="00EA6078" w:rsidRPr="002C27A4" w:rsidRDefault="00EA6078" w:rsidP="00843187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0AFEB4E5" w14:textId="77777777" w:rsidR="00EA6078" w:rsidRPr="002C27A4" w:rsidRDefault="00EA6078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EA6078" w:rsidRPr="002C27A4" w14:paraId="3E1FEBFE" w14:textId="77777777" w:rsidTr="00EA6078">
              <w:tc>
                <w:tcPr>
                  <w:tcW w:w="3194" w:type="dxa"/>
                </w:tcPr>
                <w:p w14:paraId="686E6D76" w14:textId="77777777" w:rsidR="00EA6078" w:rsidRPr="002C27A4" w:rsidRDefault="00EA6078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6F6A3183" w14:textId="77777777" w:rsidR="00EA6078" w:rsidRPr="002C27A4" w:rsidRDefault="00EA6078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57FA7323" w14:textId="77777777" w:rsidR="00EA6078" w:rsidRPr="002C27A4" w:rsidRDefault="00EA6078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EA6078" w:rsidRPr="002C27A4" w14:paraId="00579AE3" w14:textId="77777777" w:rsidTr="00EA6078">
              <w:tc>
                <w:tcPr>
                  <w:tcW w:w="3194" w:type="dxa"/>
                </w:tcPr>
                <w:p w14:paraId="69AD46CA" w14:textId="1BE91BC9" w:rsidR="00EA6078" w:rsidRPr="0017709E" w:rsidRDefault="0017709E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Rexel Dinglasan</w:t>
                  </w:r>
                </w:p>
              </w:tc>
              <w:tc>
                <w:tcPr>
                  <w:tcW w:w="3195" w:type="dxa"/>
                </w:tcPr>
                <w:p w14:paraId="37819338" w14:textId="2CEB8C4B" w:rsidR="00EA6078" w:rsidRPr="00D6129A" w:rsidRDefault="00D6129A" w:rsidP="00D612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12-03-1980</w:t>
                  </w:r>
                </w:p>
              </w:tc>
              <w:tc>
                <w:tcPr>
                  <w:tcW w:w="3195" w:type="dxa"/>
                </w:tcPr>
                <w:p w14:paraId="00F98B09" w14:textId="184AB5CD" w:rsidR="00EA6078" w:rsidRPr="00D8268E" w:rsidRDefault="00D8268E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EA6078" w:rsidRPr="002C27A4" w14:paraId="3785E01C" w14:textId="77777777" w:rsidTr="00EA6078">
              <w:tc>
                <w:tcPr>
                  <w:tcW w:w="3194" w:type="dxa"/>
                </w:tcPr>
                <w:p w14:paraId="3BDD95F0" w14:textId="5CC97BC3" w:rsidR="00EA6078" w:rsidRPr="00AA2CB3" w:rsidRDefault="00AA2CB3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Mario Dinglasan</w:t>
                  </w:r>
                </w:p>
              </w:tc>
              <w:tc>
                <w:tcPr>
                  <w:tcW w:w="3195" w:type="dxa"/>
                </w:tcPr>
                <w:p w14:paraId="3ECDE241" w14:textId="358F79F7" w:rsidR="00EA6078" w:rsidRPr="008254A5" w:rsidRDefault="008254A5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11-22-1985</w:t>
                  </w:r>
                </w:p>
              </w:tc>
              <w:tc>
                <w:tcPr>
                  <w:tcW w:w="3195" w:type="dxa"/>
                </w:tcPr>
                <w:p w14:paraId="7B6D9F51" w14:textId="0646C913" w:rsidR="00EA6078" w:rsidRPr="002C27A4" w:rsidRDefault="00D8268E" w:rsidP="00D8268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EA6078" w:rsidRPr="002C27A4" w14:paraId="50672E09" w14:textId="77777777" w:rsidTr="00EA6078">
              <w:tc>
                <w:tcPr>
                  <w:tcW w:w="3194" w:type="dxa"/>
                </w:tcPr>
                <w:p w14:paraId="25F36B6A" w14:textId="0E23E0EF" w:rsidR="00AA2CB3" w:rsidRPr="00D6129A" w:rsidRDefault="00AA2CB3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6129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Basil Dinglasan</w:t>
                  </w:r>
                </w:p>
              </w:tc>
              <w:tc>
                <w:tcPr>
                  <w:tcW w:w="3195" w:type="dxa"/>
                </w:tcPr>
                <w:p w14:paraId="066C81CD" w14:textId="6A25C14F" w:rsidR="00EA6078" w:rsidRPr="008254A5" w:rsidRDefault="008254A5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04-15-1990</w:t>
                  </w:r>
                </w:p>
              </w:tc>
              <w:tc>
                <w:tcPr>
                  <w:tcW w:w="3195" w:type="dxa"/>
                </w:tcPr>
                <w:p w14:paraId="0BBC431C" w14:textId="649C7EF2" w:rsidR="00EA6078" w:rsidRPr="002C27A4" w:rsidRDefault="00D8268E" w:rsidP="00D8268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EA6078" w:rsidRPr="002C27A4" w14:paraId="393F8F45" w14:textId="77777777" w:rsidTr="00EA6078">
              <w:tc>
                <w:tcPr>
                  <w:tcW w:w="3194" w:type="dxa"/>
                </w:tcPr>
                <w:p w14:paraId="215DF733" w14:textId="44D4A218" w:rsidR="00D6129A" w:rsidRPr="00D6129A" w:rsidRDefault="00D6129A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John Paul Dinglasan</w:t>
                  </w:r>
                </w:p>
              </w:tc>
              <w:tc>
                <w:tcPr>
                  <w:tcW w:w="3195" w:type="dxa"/>
                </w:tcPr>
                <w:p w14:paraId="2CE11088" w14:textId="645104A7" w:rsidR="00EA6078" w:rsidRPr="008254A5" w:rsidRDefault="005E14C0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11-05-1998</w:t>
                  </w:r>
                </w:p>
              </w:tc>
              <w:tc>
                <w:tcPr>
                  <w:tcW w:w="3195" w:type="dxa"/>
                </w:tcPr>
                <w:p w14:paraId="5144034D" w14:textId="62BEE7B9" w:rsidR="00EA6078" w:rsidRPr="002C27A4" w:rsidRDefault="00D8268E" w:rsidP="00D8268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EA6078" w:rsidRPr="002C27A4" w14:paraId="3B16EE52" w14:textId="77777777" w:rsidTr="00EA6078">
              <w:tc>
                <w:tcPr>
                  <w:tcW w:w="3194" w:type="dxa"/>
                </w:tcPr>
                <w:p w14:paraId="56680BED" w14:textId="7C95D0AC" w:rsidR="00EA6078" w:rsidRPr="00D6129A" w:rsidRDefault="00D6129A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Venancio Dinglasan</w:t>
                  </w:r>
                </w:p>
              </w:tc>
              <w:tc>
                <w:tcPr>
                  <w:tcW w:w="3195" w:type="dxa"/>
                </w:tcPr>
                <w:p w14:paraId="709E7656" w14:textId="71060755" w:rsidR="00EA6078" w:rsidRPr="005E14C0" w:rsidRDefault="005E14C0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03-31-1951</w:t>
                  </w:r>
                </w:p>
              </w:tc>
              <w:tc>
                <w:tcPr>
                  <w:tcW w:w="3195" w:type="dxa"/>
                </w:tcPr>
                <w:p w14:paraId="0A2EA906" w14:textId="2FA0382A" w:rsidR="00EA6078" w:rsidRPr="00D8268E" w:rsidRDefault="00D8268E" w:rsidP="00D8268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Husband</w:t>
                  </w:r>
                </w:p>
              </w:tc>
            </w:tr>
            <w:tr w:rsidR="00EA6078" w:rsidRPr="002C27A4" w14:paraId="629B4748" w14:textId="77777777" w:rsidTr="00EA6078">
              <w:tc>
                <w:tcPr>
                  <w:tcW w:w="3194" w:type="dxa"/>
                </w:tcPr>
                <w:p w14:paraId="79C1A0E5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4465A9E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A0F28C0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EA6078" w:rsidRPr="002C27A4" w14:paraId="68113F0F" w14:textId="77777777" w:rsidTr="00EA6078">
              <w:tc>
                <w:tcPr>
                  <w:tcW w:w="3194" w:type="dxa"/>
                </w:tcPr>
                <w:p w14:paraId="7A0A86D2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0E31530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2B07F52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EA6078" w:rsidRPr="002C27A4" w14:paraId="1A6A12F1" w14:textId="77777777" w:rsidTr="00EA6078">
              <w:tc>
                <w:tcPr>
                  <w:tcW w:w="3194" w:type="dxa"/>
                </w:tcPr>
                <w:p w14:paraId="78AD18B8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39A5384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282AE6A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EA6078" w:rsidRPr="002C27A4" w14:paraId="6AE14E04" w14:textId="77777777" w:rsidTr="00EA6078">
              <w:tc>
                <w:tcPr>
                  <w:tcW w:w="3194" w:type="dxa"/>
                </w:tcPr>
                <w:p w14:paraId="726579E5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A0237EF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2289B7A" w14:textId="77777777" w:rsidR="00EA6078" w:rsidRPr="002C27A4" w:rsidRDefault="00EA6078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07AE039" w14:textId="77777777" w:rsidR="00EA6078" w:rsidRPr="002C27A4" w:rsidRDefault="00EA6078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366B029A" w14:textId="77777777" w:rsidR="00EA6078" w:rsidRPr="002C27A4" w:rsidRDefault="00EA6078" w:rsidP="00EA6078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C27A4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2F285A5" w14:textId="77777777" w:rsidR="005C3104" w:rsidRDefault="005C3104" w:rsidP="005C3104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3B2B3AF" w14:textId="77777777" w:rsidR="00DB76BF" w:rsidRPr="002C27A4" w:rsidRDefault="00DB76BF" w:rsidP="00DB76B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lastRenderedPageBreak/>
        <w:t>KAAGAPAY MO KARAMAY FUNERAL HOMES CO.</w:t>
      </w:r>
    </w:p>
    <w:p w14:paraId="39A417DE" w14:textId="77777777" w:rsidR="00DB76BF" w:rsidRPr="003A6442" w:rsidRDefault="00DB76BF" w:rsidP="00DB76B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67346A93" w14:textId="77777777" w:rsidR="00DB76BF" w:rsidRPr="003A6442" w:rsidRDefault="00DB76BF" w:rsidP="00DB76B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60E97BD1" w14:textId="77777777" w:rsidR="00DB76BF" w:rsidRPr="003A6442" w:rsidRDefault="00DB76BF" w:rsidP="00DB76B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783FE8C6" w14:textId="77777777" w:rsidR="00DB76BF" w:rsidRPr="002C27A4" w:rsidRDefault="00DB76BF" w:rsidP="00DB76BF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46D1EAB1" w14:textId="77777777" w:rsidR="00DB76BF" w:rsidRPr="002C27A4" w:rsidRDefault="00DB76BF" w:rsidP="00DB76BF">
      <w:pPr>
        <w:jc w:val="center"/>
        <w:rPr>
          <w:rFonts w:ascii="Times New Roman" w:hAnsi="Times New Roman" w:cs="Times New Roman"/>
          <w:b/>
          <w:bCs/>
        </w:rPr>
      </w:pPr>
    </w:p>
    <w:p w14:paraId="7E255E64" w14:textId="77777777" w:rsidR="00DB76BF" w:rsidRPr="003A6442" w:rsidRDefault="00DB76BF" w:rsidP="00DB76B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7AA31737" w14:textId="77777777" w:rsidR="00DB76BF" w:rsidRPr="002C27A4" w:rsidRDefault="00DB76BF" w:rsidP="00DB76BF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5DBE809B" w14:textId="77777777" w:rsidR="00DB76BF" w:rsidRPr="003A6442" w:rsidRDefault="00DB76BF" w:rsidP="00DB76BF">
      <w:pPr>
        <w:jc w:val="center"/>
        <w:rPr>
          <w:rFonts w:ascii="Times New Roman" w:hAnsi="Times New Roman" w:cs="Times New Roman"/>
        </w:rPr>
      </w:pPr>
    </w:p>
    <w:p w14:paraId="70589C3D" w14:textId="77777777" w:rsidR="00DB76BF" w:rsidRPr="002C27A4" w:rsidRDefault="00DB76BF" w:rsidP="00DB76BF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DB76BF" w:rsidRPr="002C27A4" w14:paraId="4DED10B5" w14:textId="77777777" w:rsidTr="00140E32">
        <w:trPr>
          <w:trHeight w:val="3240"/>
        </w:trPr>
        <w:tc>
          <w:tcPr>
            <w:tcW w:w="9810" w:type="dxa"/>
          </w:tcPr>
          <w:p w14:paraId="126EB983" w14:textId="77777777" w:rsidR="00DB76BF" w:rsidRPr="002C27A4" w:rsidRDefault="00DB76B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3CCF990D" w14:textId="77777777" w:rsidR="00DB76BF" w:rsidRDefault="00DB76B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32F65FD" w14:textId="77777777" w:rsidR="00DB76BF" w:rsidRPr="002C27A4" w:rsidRDefault="00DB76B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4C683B5B" w14:textId="03110DB7" w:rsidR="00DB76BF" w:rsidRPr="00254308" w:rsidRDefault="00DB76BF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D914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D914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55B9DE7D" w14:textId="5C26D4FD" w:rsidR="00DB76BF" w:rsidRPr="00610C74" w:rsidRDefault="00DB76BF" w:rsidP="00140E32">
            <w:pPr>
              <w:ind w:left="28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</w:t>
            </w:r>
            <w:r w:rsidR="00D91451"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FD66FF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Lino Datinguinoo Ilaga</w:t>
            </w:r>
            <w:r w:rsidR="005059DB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n </w:t>
            </w:r>
            <w:r w:rsidR="005059DB" w:rsidRPr="00610C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(</w:t>
            </w:r>
            <w:r w:rsidR="005059DB" w:rsidRPr="00610C7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Deceased</w:t>
            </w:r>
            <w:r w:rsidR="005059DB" w:rsidRPr="00610C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56993661" w14:textId="247E421C" w:rsidR="00DB76BF" w:rsidRPr="00912C56" w:rsidRDefault="00DB76BF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C6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CC6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0-1</w:t>
            </w:r>
            <w:r w:rsidR="00CC6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943</w:t>
            </w:r>
          </w:p>
          <w:p w14:paraId="4EC80054" w14:textId="1604878E" w:rsidR="00DB76BF" w:rsidRDefault="00DB76BF" w:rsidP="005059DB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="00505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69C16F3A" w14:textId="77777777" w:rsidR="00DB76BF" w:rsidRPr="002C27A4" w:rsidRDefault="00DB76BF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3CD506AC" w14:textId="77777777" w:rsidR="00DB76BF" w:rsidRPr="002C27A4" w:rsidRDefault="00DB76BF" w:rsidP="00ED064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DB76BF" w:rsidRPr="002C27A4" w14:paraId="0ECFE1A8" w14:textId="77777777" w:rsidTr="00140E32">
              <w:tc>
                <w:tcPr>
                  <w:tcW w:w="3194" w:type="dxa"/>
                </w:tcPr>
                <w:p w14:paraId="536DBEF6" w14:textId="77777777" w:rsidR="00DB76BF" w:rsidRPr="002C27A4" w:rsidRDefault="00DB76BF" w:rsidP="00ED06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3443D256" w14:textId="77777777" w:rsidR="00DB76BF" w:rsidRPr="002C27A4" w:rsidRDefault="00DB76BF" w:rsidP="00ED06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28E90775" w14:textId="77777777" w:rsidR="00DB76BF" w:rsidRPr="002C27A4" w:rsidRDefault="00DB76BF" w:rsidP="00ED06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DB76BF" w:rsidRPr="002C27A4" w14:paraId="6D903DFA" w14:textId="77777777" w:rsidTr="00140E32">
              <w:tc>
                <w:tcPr>
                  <w:tcW w:w="3194" w:type="dxa"/>
                </w:tcPr>
                <w:p w14:paraId="5810AED0" w14:textId="48CFFE52" w:rsidR="00DB76BF" w:rsidRPr="0017709E" w:rsidRDefault="001505C0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Gregorio Ilagan</w:t>
                  </w:r>
                </w:p>
              </w:tc>
              <w:tc>
                <w:tcPr>
                  <w:tcW w:w="3195" w:type="dxa"/>
                </w:tcPr>
                <w:p w14:paraId="130F5807" w14:textId="284A92C0" w:rsidR="00DB76BF" w:rsidRPr="00D6129A" w:rsidRDefault="00F24EE2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11-28-1</w:t>
                  </w:r>
                  <w:r w:rsidR="0037643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966</w:t>
                  </w:r>
                </w:p>
              </w:tc>
              <w:tc>
                <w:tcPr>
                  <w:tcW w:w="3195" w:type="dxa"/>
                </w:tcPr>
                <w:p w14:paraId="4EB0BEB0" w14:textId="77777777" w:rsidR="00DB76BF" w:rsidRPr="00D8268E" w:rsidRDefault="00DB76BF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DB76BF" w:rsidRPr="002C27A4" w14:paraId="5E9A143D" w14:textId="77777777" w:rsidTr="00140E32">
              <w:tc>
                <w:tcPr>
                  <w:tcW w:w="3194" w:type="dxa"/>
                </w:tcPr>
                <w:p w14:paraId="51A68A11" w14:textId="7D340E25" w:rsidR="00DB76BF" w:rsidRPr="00AA2CB3" w:rsidRDefault="001505C0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Manuel Ilagan</w:t>
                  </w:r>
                </w:p>
              </w:tc>
              <w:tc>
                <w:tcPr>
                  <w:tcW w:w="3195" w:type="dxa"/>
                </w:tcPr>
                <w:p w14:paraId="7D0B9DE4" w14:textId="49012152" w:rsidR="00DB76BF" w:rsidRPr="008254A5" w:rsidRDefault="00376436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02-17-1970</w:t>
                  </w:r>
                </w:p>
              </w:tc>
              <w:tc>
                <w:tcPr>
                  <w:tcW w:w="3195" w:type="dxa"/>
                </w:tcPr>
                <w:p w14:paraId="41B52D5D" w14:textId="77777777" w:rsidR="00DB76BF" w:rsidRPr="002C27A4" w:rsidRDefault="00DB76BF" w:rsidP="00ED06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DB76BF" w:rsidRPr="002C27A4" w14:paraId="0B776C7B" w14:textId="77777777" w:rsidTr="00140E32">
              <w:tc>
                <w:tcPr>
                  <w:tcW w:w="3194" w:type="dxa"/>
                </w:tcPr>
                <w:p w14:paraId="58073EA0" w14:textId="776328D9" w:rsidR="00DB76BF" w:rsidRPr="00D6129A" w:rsidRDefault="00584DE3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Oellia Ilagan</w:t>
                  </w:r>
                </w:p>
              </w:tc>
              <w:tc>
                <w:tcPr>
                  <w:tcW w:w="3195" w:type="dxa"/>
                </w:tcPr>
                <w:p w14:paraId="28FA717E" w14:textId="7314B942" w:rsidR="00DB76BF" w:rsidRPr="008254A5" w:rsidRDefault="00376436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12-03-1972</w:t>
                  </w:r>
                </w:p>
              </w:tc>
              <w:tc>
                <w:tcPr>
                  <w:tcW w:w="3195" w:type="dxa"/>
                </w:tcPr>
                <w:p w14:paraId="2AE0C1CC" w14:textId="47EEAD5A" w:rsidR="00DB76BF" w:rsidRPr="002C27A4" w:rsidRDefault="00CE2C9E" w:rsidP="00ED06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CE2C9E" w:rsidRPr="002C27A4" w14:paraId="1E2811BD" w14:textId="77777777" w:rsidTr="00140E32">
              <w:tc>
                <w:tcPr>
                  <w:tcW w:w="3194" w:type="dxa"/>
                </w:tcPr>
                <w:p w14:paraId="7F895517" w14:textId="3696E730" w:rsidR="00CE2C9E" w:rsidRPr="00584DE3" w:rsidRDefault="00CE2C9E" w:rsidP="00CE2C9E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Marilou</w:t>
                  </w:r>
                  <w: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Ilagan</w:t>
                  </w:r>
                </w:p>
              </w:tc>
              <w:tc>
                <w:tcPr>
                  <w:tcW w:w="3195" w:type="dxa"/>
                </w:tcPr>
                <w:p w14:paraId="52924C37" w14:textId="3B4FD4AC" w:rsidR="00CE2C9E" w:rsidRPr="008254A5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08-25-1975</w:t>
                  </w:r>
                </w:p>
              </w:tc>
              <w:tc>
                <w:tcPr>
                  <w:tcW w:w="3195" w:type="dxa"/>
                </w:tcPr>
                <w:p w14:paraId="5182B35F" w14:textId="1E038658" w:rsidR="00CE2C9E" w:rsidRPr="002C27A4" w:rsidRDefault="00CE2C9E" w:rsidP="00CE2C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CE2C9E" w:rsidRPr="002C27A4" w14:paraId="27C12BFA" w14:textId="77777777" w:rsidTr="00140E32">
              <w:tc>
                <w:tcPr>
                  <w:tcW w:w="3194" w:type="dxa"/>
                </w:tcPr>
                <w:p w14:paraId="023D4B6B" w14:textId="2C0DA624" w:rsidR="00CE2C9E" w:rsidRPr="00D6129A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Josephine Ilagan</w:t>
                  </w:r>
                </w:p>
              </w:tc>
              <w:tc>
                <w:tcPr>
                  <w:tcW w:w="3195" w:type="dxa"/>
                </w:tcPr>
                <w:p w14:paraId="0482ED7D" w14:textId="5BBA35EF" w:rsidR="00CE2C9E" w:rsidRPr="005E14C0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02-06-1977</w:t>
                  </w:r>
                </w:p>
              </w:tc>
              <w:tc>
                <w:tcPr>
                  <w:tcW w:w="3195" w:type="dxa"/>
                </w:tcPr>
                <w:p w14:paraId="2DDD8EEF" w14:textId="64E7DD46" w:rsidR="00CE2C9E" w:rsidRPr="00D8268E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DB76BF" w:rsidRPr="002C27A4" w14:paraId="7A8A4CCF" w14:textId="77777777" w:rsidTr="00140E32">
              <w:tc>
                <w:tcPr>
                  <w:tcW w:w="3194" w:type="dxa"/>
                </w:tcPr>
                <w:p w14:paraId="38C0D326" w14:textId="14B4CABA" w:rsidR="00DB76BF" w:rsidRPr="00ED0642" w:rsidRDefault="00ED0642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Lonchie Ilagan</w:t>
                  </w:r>
                </w:p>
              </w:tc>
              <w:tc>
                <w:tcPr>
                  <w:tcW w:w="3195" w:type="dxa"/>
                </w:tcPr>
                <w:p w14:paraId="58713946" w14:textId="7432C75E" w:rsidR="00DB76BF" w:rsidRPr="009A2DF1" w:rsidRDefault="009A2DF1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9A2DF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02-02-1980</w:t>
                  </w:r>
                </w:p>
              </w:tc>
              <w:tc>
                <w:tcPr>
                  <w:tcW w:w="3195" w:type="dxa"/>
                </w:tcPr>
                <w:p w14:paraId="0AAF1A22" w14:textId="2896C696" w:rsidR="00DB76BF" w:rsidRPr="002C27A4" w:rsidRDefault="00CE2C9E" w:rsidP="00ED06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DB76BF" w:rsidRPr="002C27A4" w14:paraId="58C62A5B" w14:textId="77777777" w:rsidTr="00140E32">
              <w:tc>
                <w:tcPr>
                  <w:tcW w:w="3194" w:type="dxa"/>
                </w:tcPr>
                <w:p w14:paraId="26B1A5D3" w14:textId="077F81BE" w:rsidR="00DB76BF" w:rsidRPr="004B4A23" w:rsidRDefault="004B4A23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Ernesto Ilagan</w:t>
                  </w:r>
                </w:p>
              </w:tc>
              <w:tc>
                <w:tcPr>
                  <w:tcW w:w="3195" w:type="dxa"/>
                </w:tcPr>
                <w:p w14:paraId="0833569D" w14:textId="7F129D15" w:rsidR="00DB76BF" w:rsidRPr="00CE2C9E" w:rsidRDefault="00CE2C9E" w:rsidP="00ED06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CE2C9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04-12-1984</w:t>
                  </w:r>
                </w:p>
              </w:tc>
              <w:tc>
                <w:tcPr>
                  <w:tcW w:w="3195" w:type="dxa"/>
                </w:tcPr>
                <w:p w14:paraId="348E7909" w14:textId="3B4D2290" w:rsidR="00DB76BF" w:rsidRPr="002C27A4" w:rsidRDefault="00CE2C9E" w:rsidP="00ED06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CE2C9E" w:rsidRPr="002C27A4" w14:paraId="4C978EA0" w14:textId="77777777" w:rsidTr="00140E32">
              <w:tc>
                <w:tcPr>
                  <w:tcW w:w="3194" w:type="dxa"/>
                </w:tcPr>
                <w:p w14:paraId="4553C7F7" w14:textId="1B0F61B0" w:rsidR="00CE2C9E" w:rsidRPr="004B4A23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Rowena Ilagan</w:t>
                  </w:r>
                </w:p>
              </w:tc>
              <w:tc>
                <w:tcPr>
                  <w:tcW w:w="3195" w:type="dxa"/>
                </w:tcPr>
                <w:p w14:paraId="3A2B1F94" w14:textId="4EADD463" w:rsidR="00CE2C9E" w:rsidRPr="00CE2C9E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CE2C9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07-16-1985</w:t>
                  </w:r>
                </w:p>
              </w:tc>
              <w:tc>
                <w:tcPr>
                  <w:tcW w:w="3195" w:type="dxa"/>
                </w:tcPr>
                <w:p w14:paraId="23674A3B" w14:textId="67652B76" w:rsidR="00CE2C9E" w:rsidRPr="002C27A4" w:rsidRDefault="00CE2C9E" w:rsidP="00CE2C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CE2C9E" w:rsidRPr="002C27A4" w14:paraId="25236BD7" w14:textId="77777777" w:rsidTr="00140E32">
              <w:tc>
                <w:tcPr>
                  <w:tcW w:w="3194" w:type="dxa"/>
                </w:tcPr>
                <w:p w14:paraId="6D477E1E" w14:textId="5971DBEE" w:rsidR="00CE2C9E" w:rsidRPr="004B4A23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Maricris Ilagan</w:t>
                  </w:r>
                </w:p>
              </w:tc>
              <w:tc>
                <w:tcPr>
                  <w:tcW w:w="3195" w:type="dxa"/>
                </w:tcPr>
                <w:p w14:paraId="6ABE379D" w14:textId="706C4221" w:rsidR="00CE2C9E" w:rsidRPr="00CE2C9E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CE2C9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06-20-1986</w:t>
                  </w:r>
                </w:p>
              </w:tc>
              <w:tc>
                <w:tcPr>
                  <w:tcW w:w="3195" w:type="dxa"/>
                </w:tcPr>
                <w:p w14:paraId="1E685F79" w14:textId="4F017543" w:rsidR="00CE2C9E" w:rsidRPr="002C27A4" w:rsidRDefault="00CE2C9E" w:rsidP="00CE2C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CE2C9E" w:rsidRPr="002C27A4" w14:paraId="12FD6B8F" w14:textId="77777777" w:rsidTr="00140E32">
              <w:tc>
                <w:tcPr>
                  <w:tcW w:w="3194" w:type="dxa"/>
                </w:tcPr>
                <w:p w14:paraId="0012067C" w14:textId="078FCE46" w:rsidR="00CE2C9E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Mary Jane Ilagan</w:t>
                  </w:r>
                </w:p>
              </w:tc>
              <w:tc>
                <w:tcPr>
                  <w:tcW w:w="3195" w:type="dxa"/>
                </w:tcPr>
                <w:p w14:paraId="4E8F6630" w14:textId="66799036" w:rsidR="00CE2C9E" w:rsidRPr="00CE2C9E" w:rsidRDefault="00CE2C9E" w:rsidP="00CE2C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CE2C9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05-09-1990</w:t>
                  </w:r>
                </w:p>
              </w:tc>
              <w:tc>
                <w:tcPr>
                  <w:tcW w:w="3195" w:type="dxa"/>
                </w:tcPr>
                <w:p w14:paraId="6E50208B" w14:textId="68D8B8F1" w:rsidR="00CE2C9E" w:rsidRPr="002C27A4" w:rsidRDefault="00CE2C9E" w:rsidP="00CE2C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</w:tbl>
          <w:p w14:paraId="5AECEA80" w14:textId="77777777" w:rsidR="00DB76BF" w:rsidRPr="002C27A4" w:rsidRDefault="00DB76BF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0CDE0EE4" w14:textId="1BA53DAC" w:rsidR="00DB76BF" w:rsidRDefault="00DB76BF" w:rsidP="00DB76BF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C27A4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60AAAC4" w14:textId="77777777" w:rsidR="00CE2C9E" w:rsidRPr="002C27A4" w:rsidRDefault="00CE2C9E" w:rsidP="00CE2C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lastRenderedPageBreak/>
        <w:t>KAAGAPAY MO KARAMAY FUNERAL HOMES CO.</w:t>
      </w:r>
    </w:p>
    <w:p w14:paraId="2245F93F" w14:textId="77777777" w:rsidR="00CE2C9E" w:rsidRPr="003A6442" w:rsidRDefault="00CE2C9E" w:rsidP="00CE2C9E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7177A9C5" w14:textId="77777777" w:rsidR="00CE2C9E" w:rsidRPr="003A6442" w:rsidRDefault="00CE2C9E" w:rsidP="00CE2C9E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16B8DA23" w14:textId="77777777" w:rsidR="00CE2C9E" w:rsidRPr="003A6442" w:rsidRDefault="00CE2C9E" w:rsidP="00CE2C9E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4C953606" w14:textId="77777777" w:rsidR="00CE2C9E" w:rsidRPr="002C27A4" w:rsidRDefault="00CE2C9E" w:rsidP="00CE2C9E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13465EB2" w14:textId="77777777" w:rsidR="00CE2C9E" w:rsidRPr="002C27A4" w:rsidRDefault="00CE2C9E" w:rsidP="00CE2C9E">
      <w:pPr>
        <w:jc w:val="center"/>
        <w:rPr>
          <w:rFonts w:ascii="Times New Roman" w:hAnsi="Times New Roman" w:cs="Times New Roman"/>
          <w:b/>
          <w:bCs/>
        </w:rPr>
      </w:pPr>
    </w:p>
    <w:p w14:paraId="0DAB9654" w14:textId="77777777" w:rsidR="00CE2C9E" w:rsidRPr="003A6442" w:rsidRDefault="00CE2C9E" w:rsidP="00CE2C9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0AB2C8D2" w14:textId="77777777" w:rsidR="00CE2C9E" w:rsidRPr="002C27A4" w:rsidRDefault="00CE2C9E" w:rsidP="00CE2C9E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07CECB87" w14:textId="77777777" w:rsidR="00CE2C9E" w:rsidRPr="003A6442" w:rsidRDefault="00CE2C9E" w:rsidP="00CE2C9E">
      <w:pPr>
        <w:jc w:val="center"/>
        <w:rPr>
          <w:rFonts w:ascii="Times New Roman" w:hAnsi="Times New Roman" w:cs="Times New Roman"/>
        </w:rPr>
      </w:pPr>
    </w:p>
    <w:p w14:paraId="2362A61A" w14:textId="77777777" w:rsidR="00CE2C9E" w:rsidRPr="002C27A4" w:rsidRDefault="00CE2C9E" w:rsidP="00CE2C9E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CE2C9E" w:rsidRPr="002C27A4" w14:paraId="03FAC3EB" w14:textId="77777777" w:rsidTr="00140E32">
        <w:trPr>
          <w:trHeight w:val="3240"/>
        </w:trPr>
        <w:tc>
          <w:tcPr>
            <w:tcW w:w="9810" w:type="dxa"/>
          </w:tcPr>
          <w:p w14:paraId="1A8B05CB" w14:textId="77777777" w:rsidR="00CE2C9E" w:rsidRPr="002C27A4" w:rsidRDefault="00CE2C9E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626A081F" w14:textId="77777777" w:rsidR="00CE2C9E" w:rsidRDefault="00CE2C9E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18C68320" w14:textId="77777777" w:rsidR="00CE2C9E" w:rsidRPr="002C27A4" w:rsidRDefault="00CE2C9E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12A131C1" w14:textId="3DBD95F5" w:rsidR="00CE2C9E" w:rsidRPr="00254308" w:rsidRDefault="00CE2C9E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517F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17F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4CFE6565" w14:textId="778FA343" w:rsidR="00CE2C9E" w:rsidRPr="00610C74" w:rsidRDefault="00CE2C9E" w:rsidP="00140E32">
            <w:pPr>
              <w:ind w:left="285"/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u w:val="single"/>
                <w:lang w:val="en-US"/>
              </w:rPr>
            </w:pPr>
            <w:r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</w:t>
            </w:r>
            <w:r w:rsidR="00517FF8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Faustino</w:t>
            </w:r>
            <w:r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 w:rsidR="00517FF8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Verguera</w:t>
            </w:r>
            <w:r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 w:rsidR="00517FF8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Aclan</w:t>
            </w:r>
          </w:p>
          <w:p w14:paraId="5684BAF1" w14:textId="49D90E27" w:rsidR="00CE2C9E" w:rsidRPr="00912C56" w:rsidRDefault="00CE2C9E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517F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17F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17F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1972</w:t>
            </w:r>
          </w:p>
          <w:p w14:paraId="3D0494EE" w14:textId="3D0BB78B" w:rsidR="00CE2C9E" w:rsidRDefault="00CE2C9E" w:rsidP="00140E32">
            <w:pPr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</w:t>
            </w:r>
            <w:r w:rsidR="00517F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Anilao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Camansihan, Calapan City, Oriental Mindoro</w:t>
            </w:r>
          </w:p>
          <w:p w14:paraId="73D23F15" w14:textId="77777777" w:rsidR="00CE2C9E" w:rsidRPr="002C27A4" w:rsidRDefault="00CE2C9E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63CAF38D" w14:textId="77777777" w:rsidR="00CE2C9E" w:rsidRPr="002C27A4" w:rsidRDefault="00CE2C9E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CE2C9E" w:rsidRPr="002C27A4" w14:paraId="6FA75AD0" w14:textId="77777777" w:rsidTr="00140E32">
              <w:tc>
                <w:tcPr>
                  <w:tcW w:w="3194" w:type="dxa"/>
                </w:tcPr>
                <w:p w14:paraId="7BEE49DA" w14:textId="77777777" w:rsidR="00CE2C9E" w:rsidRPr="002C27A4" w:rsidRDefault="00CE2C9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7F942408" w14:textId="77777777" w:rsidR="00CE2C9E" w:rsidRPr="002C27A4" w:rsidRDefault="00CE2C9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71374036" w14:textId="77777777" w:rsidR="00CE2C9E" w:rsidRPr="002C27A4" w:rsidRDefault="00CE2C9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CE2C9E" w:rsidRPr="002C27A4" w14:paraId="2A3CF700" w14:textId="77777777" w:rsidTr="00140E32">
              <w:tc>
                <w:tcPr>
                  <w:tcW w:w="3194" w:type="dxa"/>
                </w:tcPr>
                <w:p w14:paraId="0253DFDE" w14:textId="60949560" w:rsidR="00CE2C9E" w:rsidRPr="0017709E" w:rsidRDefault="00517FF8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Romel </w:t>
                  </w:r>
                  <w:r w:rsidR="0096428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I.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Aclan</w:t>
                  </w:r>
                </w:p>
              </w:tc>
              <w:tc>
                <w:tcPr>
                  <w:tcW w:w="3195" w:type="dxa"/>
                </w:tcPr>
                <w:p w14:paraId="66BFF654" w14:textId="1846F603" w:rsidR="00CE2C9E" w:rsidRPr="00D6129A" w:rsidRDefault="001A11A2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09-25-1994</w:t>
                  </w:r>
                </w:p>
              </w:tc>
              <w:tc>
                <w:tcPr>
                  <w:tcW w:w="3195" w:type="dxa"/>
                </w:tcPr>
                <w:p w14:paraId="6D59D493" w14:textId="77777777" w:rsidR="00CE2C9E" w:rsidRPr="00D8268E" w:rsidRDefault="00CE2C9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CE2C9E" w:rsidRPr="002C27A4" w14:paraId="55F48A82" w14:textId="77777777" w:rsidTr="00140E32">
              <w:tc>
                <w:tcPr>
                  <w:tcW w:w="3194" w:type="dxa"/>
                </w:tcPr>
                <w:p w14:paraId="7FDC8E8B" w14:textId="4448DACF" w:rsidR="00CE2C9E" w:rsidRPr="00AA2CB3" w:rsidRDefault="00861F7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Rhea </w:t>
                  </w:r>
                  <w:r w:rsidR="0096428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I.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Aclan</w:t>
                  </w:r>
                </w:p>
              </w:tc>
              <w:tc>
                <w:tcPr>
                  <w:tcW w:w="3195" w:type="dxa"/>
                </w:tcPr>
                <w:p w14:paraId="4B5558A4" w14:textId="7595E539" w:rsidR="00CE2C9E" w:rsidRPr="008254A5" w:rsidRDefault="001A11A2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01-25-1996</w:t>
                  </w:r>
                </w:p>
              </w:tc>
              <w:tc>
                <w:tcPr>
                  <w:tcW w:w="3195" w:type="dxa"/>
                </w:tcPr>
                <w:p w14:paraId="24366605" w14:textId="09129EDD" w:rsidR="00CE2C9E" w:rsidRPr="002C27A4" w:rsidRDefault="001A11A2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CE2C9E" w:rsidRPr="002C27A4" w14:paraId="331E8451" w14:textId="77777777" w:rsidTr="00140E32">
              <w:tc>
                <w:tcPr>
                  <w:tcW w:w="3194" w:type="dxa"/>
                </w:tcPr>
                <w:p w14:paraId="21727C03" w14:textId="488249ED" w:rsidR="00CE2C9E" w:rsidRPr="00D6129A" w:rsidRDefault="00861F7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Rechel</w:t>
                  </w:r>
                  <w:r w:rsidR="00CE2C9E" w:rsidRPr="00D6129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96428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I.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Aclan</w:t>
                  </w:r>
                </w:p>
              </w:tc>
              <w:tc>
                <w:tcPr>
                  <w:tcW w:w="3195" w:type="dxa"/>
                </w:tcPr>
                <w:p w14:paraId="400C5050" w14:textId="07928022" w:rsidR="00CE2C9E" w:rsidRPr="008254A5" w:rsidRDefault="001A11A2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05-12-1998</w:t>
                  </w:r>
                </w:p>
              </w:tc>
              <w:tc>
                <w:tcPr>
                  <w:tcW w:w="3195" w:type="dxa"/>
                </w:tcPr>
                <w:p w14:paraId="3371E302" w14:textId="6F1F2CCC" w:rsidR="00CE2C9E" w:rsidRPr="002C27A4" w:rsidRDefault="001A11A2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CE2C9E" w:rsidRPr="002C27A4" w14:paraId="069CC5BB" w14:textId="77777777" w:rsidTr="00140E32">
              <w:tc>
                <w:tcPr>
                  <w:tcW w:w="3194" w:type="dxa"/>
                </w:tcPr>
                <w:p w14:paraId="34C6E0EE" w14:textId="47D87947" w:rsidR="00CE2C9E" w:rsidRPr="00D6129A" w:rsidRDefault="00861F7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Reynan</w:t>
                  </w:r>
                  <w:r w:rsidR="00CE2C9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96428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I.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Aclan</w:t>
                  </w:r>
                </w:p>
              </w:tc>
              <w:tc>
                <w:tcPr>
                  <w:tcW w:w="3195" w:type="dxa"/>
                </w:tcPr>
                <w:p w14:paraId="4CAFEB91" w14:textId="283AC152" w:rsidR="00CE2C9E" w:rsidRPr="008254A5" w:rsidRDefault="001A11A2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11-14-2002</w:t>
                  </w:r>
                </w:p>
              </w:tc>
              <w:tc>
                <w:tcPr>
                  <w:tcW w:w="3195" w:type="dxa"/>
                </w:tcPr>
                <w:p w14:paraId="13ED031A" w14:textId="77777777" w:rsidR="00CE2C9E" w:rsidRPr="002C27A4" w:rsidRDefault="00CE2C9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CE2C9E" w:rsidRPr="002C27A4" w14:paraId="2D5CB2D3" w14:textId="77777777" w:rsidTr="00140E32">
              <w:tc>
                <w:tcPr>
                  <w:tcW w:w="3194" w:type="dxa"/>
                </w:tcPr>
                <w:p w14:paraId="475A3CC6" w14:textId="203D2283" w:rsidR="00CE2C9E" w:rsidRPr="00D6129A" w:rsidRDefault="00861F7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Regine </w:t>
                  </w:r>
                  <w:r w:rsidR="0096428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I.</w:t>
                  </w:r>
                  <w:r w:rsidR="0028291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Aclan</w:t>
                  </w:r>
                </w:p>
              </w:tc>
              <w:tc>
                <w:tcPr>
                  <w:tcW w:w="3195" w:type="dxa"/>
                </w:tcPr>
                <w:p w14:paraId="6BDA475A" w14:textId="647BC562" w:rsidR="00CE2C9E" w:rsidRPr="005E14C0" w:rsidRDefault="001A11A2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12-23-2004</w:t>
                  </w:r>
                </w:p>
              </w:tc>
              <w:tc>
                <w:tcPr>
                  <w:tcW w:w="3195" w:type="dxa"/>
                </w:tcPr>
                <w:p w14:paraId="2FF03637" w14:textId="615DBC1B" w:rsidR="00CE2C9E" w:rsidRPr="00D8268E" w:rsidRDefault="001A11A2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CE2C9E" w:rsidRPr="002C27A4" w14:paraId="404A9662" w14:textId="77777777" w:rsidTr="00140E32">
              <w:tc>
                <w:tcPr>
                  <w:tcW w:w="3194" w:type="dxa"/>
                </w:tcPr>
                <w:p w14:paraId="58451022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C88CD21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7325097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CE2C9E" w:rsidRPr="002C27A4" w14:paraId="04406596" w14:textId="77777777" w:rsidTr="00140E32">
              <w:tc>
                <w:tcPr>
                  <w:tcW w:w="3194" w:type="dxa"/>
                </w:tcPr>
                <w:p w14:paraId="08780C2A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0776394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F33E0B4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CE2C9E" w:rsidRPr="002C27A4" w14:paraId="5FA4C655" w14:textId="77777777" w:rsidTr="00140E32">
              <w:tc>
                <w:tcPr>
                  <w:tcW w:w="3194" w:type="dxa"/>
                </w:tcPr>
                <w:p w14:paraId="3585E4D0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CA7D7AD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E09F910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CE2C9E" w:rsidRPr="002C27A4" w14:paraId="2A6DD753" w14:textId="77777777" w:rsidTr="00140E32">
              <w:tc>
                <w:tcPr>
                  <w:tcW w:w="3194" w:type="dxa"/>
                </w:tcPr>
                <w:p w14:paraId="4F599DE5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C0B2D10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3CC949C" w14:textId="77777777" w:rsidR="00CE2C9E" w:rsidRPr="002C27A4" w:rsidRDefault="00CE2C9E" w:rsidP="00140E32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2EA5CE6" w14:textId="77777777" w:rsidR="00CE2C9E" w:rsidRPr="002C27A4" w:rsidRDefault="00CE2C9E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463AB21D" w14:textId="77777777" w:rsidR="00CE2C9E" w:rsidRPr="002C27A4" w:rsidRDefault="00CE2C9E" w:rsidP="00CE2C9E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C27A4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4CFCEA9" w14:textId="77777777" w:rsidR="00CE2C9E" w:rsidRDefault="00CE2C9E" w:rsidP="00CE2C9E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3381837" w14:textId="77777777" w:rsidR="00CE2C9E" w:rsidRPr="002C27A4" w:rsidRDefault="00CE2C9E" w:rsidP="00CE2C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5A05C242" w14:textId="77777777" w:rsidR="00CE2C9E" w:rsidRPr="003A6442" w:rsidRDefault="00CE2C9E" w:rsidP="00CE2C9E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29FA345F" w14:textId="77777777" w:rsidR="00CE2C9E" w:rsidRPr="003A6442" w:rsidRDefault="00CE2C9E" w:rsidP="00CE2C9E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7EB7E48B" w14:textId="77777777" w:rsidR="00CE2C9E" w:rsidRPr="003A6442" w:rsidRDefault="00CE2C9E" w:rsidP="00CE2C9E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6FC7A600" w14:textId="77777777" w:rsidR="00CE2C9E" w:rsidRPr="002C27A4" w:rsidRDefault="00CE2C9E" w:rsidP="00CE2C9E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5938316E" w14:textId="77777777" w:rsidR="00CE2C9E" w:rsidRPr="002C27A4" w:rsidRDefault="00CE2C9E" w:rsidP="00CE2C9E">
      <w:pPr>
        <w:jc w:val="center"/>
        <w:rPr>
          <w:rFonts w:ascii="Times New Roman" w:hAnsi="Times New Roman" w:cs="Times New Roman"/>
          <w:b/>
          <w:bCs/>
        </w:rPr>
      </w:pPr>
    </w:p>
    <w:p w14:paraId="5BCD244C" w14:textId="77777777" w:rsidR="00CE2C9E" w:rsidRPr="003A6442" w:rsidRDefault="00CE2C9E" w:rsidP="00CE2C9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67F6618E" w14:textId="77777777" w:rsidR="00CE2C9E" w:rsidRPr="002C27A4" w:rsidRDefault="00CE2C9E" w:rsidP="00CE2C9E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72097EA4" w14:textId="77777777" w:rsidR="00CE2C9E" w:rsidRPr="003A6442" w:rsidRDefault="00CE2C9E" w:rsidP="00CE2C9E">
      <w:pPr>
        <w:jc w:val="center"/>
        <w:rPr>
          <w:rFonts w:ascii="Times New Roman" w:hAnsi="Times New Roman" w:cs="Times New Roman"/>
        </w:rPr>
      </w:pPr>
    </w:p>
    <w:p w14:paraId="714C55A8" w14:textId="77777777" w:rsidR="00CE2C9E" w:rsidRPr="002C27A4" w:rsidRDefault="00CE2C9E" w:rsidP="00CE2C9E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CE2C9E" w:rsidRPr="002C27A4" w14:paraId="38175FEC" w14:textId="77777777" w:rsidTr="00140E32">
        <w:trPr>
          <w:trHeight w:val="3240"/>
        </w:trPr>
        <w:tc>
          <w:tcPr>
            <w:tcW w:w="9810" w:type="dxa"/>
          </w:tcPr>
          <w:p w14:paraId="187F0672" w14:textId="77777777" w:rsidR="00CE2C9E" w:rsidRPr="002C27A4" w:rsidRDefault="00CE2C9E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5C26F2FE" w14:textId="77777777" w:rsidR="00CE2C9E" w:rsidRDefault="00CE2C9E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5D44E139" w14:textId="77777777" w:rsidR="00CE2C9E" w:rsidRPr="002C27A4" w:rsidRDefault="00CE2C9E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36813793" w14:textId="3B6FEE67" w:rsidR="00CE2C9E" w:rsidRPr="00254308" w:rsidRDefault="00CE2C9E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FA7F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-04-2022 </w:t>
            </w:r>
          </w:p>
          <w:p w14:paraId="163DE383" w14:textId="4F77A618" w:rsidR="00CE2C9E" w:rsidRPr="00610C74" w:rsidRDefault="00CE2C9E" w:rsidP="00140E32">
            <w:pPr>
              <w:ind w:left="28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FA7F68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Rolando Ilao Cay</w:t>
            </w:r>
          </w:p>
          <w:p w14:paraId="5F4DDBA6" w14:textId="5347442B" w:rsidR="00CE2C9E" w:rsidRPr="00912C56" w:rsidRDefault="00CE2C9E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C0D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7C0D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D668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7C0D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  <w:p w14:paraId="48F05EF3" w14:textId="77777777" w:rsidR="00CE2C9E" w:rsidRDefault="00CE2C9E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48775C7B" w14:textId="77777777" w:rsidR="00CE2C9E" w:rsidRPr="002C27A4" w:rsidRDefault="00CE2C9E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2623AA1C" w14:textId="77777777" w:rsidR="00CE2C9E" w:rsidRPr="002C27A4" w:rsidRDefault="00CE2C9E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CE2C9E" w:rsidRPr="002C27A4" w14:paraId="6B87A9CE" w14:textId="77777777" w:rsidTr="00140E32">
              <w:tc>
                <w:tcPr>
                  <w:tcW w:w="3194" w:type="dxa"/>
                </w:tcPr>
                <w:p w14:paraId="4141BC54" w14:textId="77777777" w:rsidR="00CE2C9E" w:rsidRPr="002C27A4" w:rsidRDefault="00CE2C9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11E2B949" w14:textId="77777777" w:rsidR="00CE2C9E" w:rsidRPr="002C27A4" w:rsidRDefault="00CE2C9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41EAE608" w14:textId="77777777" w:rsidR="00CE2C9E" w:rsidRPr="002C27A4" w:rsidRDefault="00CE2C9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CE2C9E" w:rsidRPr="002C27A4" w14:paraId="3B3C00B1" w14:textId="77777777" w:rsidTr="00140E32">
              <w:tc>
                <w:tcPr>
                  <w:tcW w:w="3194" w:type="dxa"/>
                </w:tcPr>
                <w:p w14:paraId="4E8A2910" w14:textId="7895139E" w:rsidR="00CE2C9E" w:rsidRPr="0017709E" w:rsidRDefault="0028291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Roland P. Cay</w:t>
                  </w:r>
                </w:p>
              </w:tc>
              <w:tc>
                <w:tcPr>
                  <w:tcW w:w="3195" w:type="dxa"/>
                </w:tcPr>
                <w:p w14:paraId="255633F0" w14:textId="54DC5287" w:rsidR="00CE2C9E" w:rsidRPr="00D6129A" w:rsidRDefault="0028291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03-28-2000</w:t>
                  </w:r>
                </w:p>
              </w:tc>
              <w:tc>
                <w:tcPr>
                  <w:tcW w:w="3195" w:type="dxa"/>
                </w:tcPr>
                <w:p w14:paraId="771351F4" w14:textId="77777777" w:rsidR="00CE2C9E" w:rsidRPr="00D8268E" w:rsidRDefault="00CE2C9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CE2C9E" w:rsidRPr="002C27A4" w14:paraId="059CBC45" w14:textId="77777777" w:rsidTr="00140E32">
              <w:tc>
                <w:tcPr>
                  <w:tcW w:w="3194" w:type="dxa"/>
                </w:tcPr>
                <w:p w14:paraId="07F3544E" w14:textId="549DD5D9" w:rsidR="00CE2C9E" w:rsidRPr="00AA2CB3" w:rsidRDefault="0028291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Rionel P. Cay</w:t>
                  </w:r>
                </w:p>
              </w:tc>
              <w:tc>
                <w:tcPr>
                  <w:tcW w:w="3195" w:type="dxa"/>
                </w:tcPr>
                <w:p w14:paraId="1CF5EB30" w14:textId="08648EB7" w:rsidR="00CE2C9E" w:rsidRPr="008254A5" w:rsidRDefault="0028291E" w:rsidP="0030490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04-03-2001</w:t>
                  </w:r>
                </w:p>
              </w:tc>
              <w:tc>
                <w:tcPr>
                  <w:tcW w:w="3195" w:type="dxa"/>
                </w:tcPr>
                <w:p w14:paraId="214C426B" w14:textId="77777777" w:rsidR="00CE2C9E" w:rsidRPr="002C27A4" w:rsidRDefault="00CE2C9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8291E" w:rsidRPr="002C27A4" w14:paraId="1DE57283" w14:textId="77777777" w:rsidTr="00140E32">
              <w:tc>
                <w:tcPr>
                  <w:tcW w:w="3194" w:type="dxa"/>
                </w:tcPr>
                <w:p w14:paraId="68EF5BC9" w14:textId="5A96CCEA" w:rsidR="0028291E" w:rsidRPr="00D6129A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Randel P. Cay</w:t>
                  </w:r>
                </w:p>
              </w:tc>
              <w:tc>
                <w:tcPr>
                  <w:tcW w:w="3195" w:type="dxa"/>
                </w:tcPr>
                <w:p w14:paraId="41A11B1E" w14:textId="5E517CBB" w:rsidR="0028291E" w:rsidRPr="008254A5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05-01-2003</w:t>
                  </w:r>
                </w:p>
              </w:tc>
              <w:tc>
                <w:tcPr>
                  <w:tcW w:w="3195" w:type="dxa"/>
                </w:tcPr>
                <w:p w14:paraId="5C9A135B" w14:textId="23E1A3A4" w:rsidR="0028291E" w:rsidRPr="002C27A4" w:rsidRDefault="0028291E" w:rsidP="0028291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8291E" w:rsidRPr="002C27A4" w14:paraId="6010746C" w14:textId="77777777" w:rsidTr="00140E32">
              <w:tc>
                <w:tcPr>
                  <w:tcW w:w="3194" w:type="dxa"/>
                </w:tcPr>
                <w:p w14:paraId="0666C703" w14:textId="6BE9EE23" w:rsidR="0028291E" w:rsidRPr="00584DE3" w:rsidRDefault="0028291E" w:rsidP="0028291E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Prince Reymark P. Cay</w:t>
                  </w:r>
                </w:p>
              </w:tc>
              <w:tc>
                <w:tcPr>
                  <w:tcW w:w="3195" w:type="dxa"/>
                </w:tcPr>
                <w:p w14:paraId="2FED7324" w14:textId="0D198A41" w:rsidR="0028291E" w:rsidRPr="008254A5" w:rsidRDefault="00304900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06-12-2015</w:t>
                  </w:r>
                </w:p>
              </w:tc>
              <w:tc>
                <w:tcPr>
                  <w:tcW w:w="3195" w:type="dxa"/>
                </w:tcPr>
                <w:p w14:paraId="4366F6A2" w14:textId="6221A889" w:rsidR="0028291E" w:rsidRPr="002C27A4" w:rsidRDefault="0028291E" w:rsidP="0028291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826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8291E" w:rsidRPr="002C27A4" w14:paraId="6B51B2A6" w14:textId="77777777" w:rsidTr="00140E32">
              <w:tc>
                <w:tcPr>
                  <w:tcW w:w="3194" w:type="dxa"/>
                </w:tcPr>
                <w:p w14:paraId="724F4FB0" w14:textId="39D17B4D" w:rsidR="0028291E" w:rsidRPr="00D6129A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7B107D3" w14:textId="7B1B14B9" w:rsidR="0028291E" w:rsidRPr="005E14C0" w:rsidRDefault="0028291E" w:rsidP="0028291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D861148" w14:textId="404B7FDD" w:rsidR="0028291E" w:rsidRPr="00D8268E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8291E" w:rsidRPr="002C27A4" w14:paraId="22683955" w14:textId="77777777" w:rsidTr="00140E32">
              <w:tc>
                <w:tcPr>
                  <w:tcW w:w="3194" w:type="dxa"/>
                </w:tcPr>
                <w:p w14:paraId="383F6CB0" w14:textId="3473F960" w:rsidR="0028291E" w:rsidRPr="00ED0642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4396271" w14:textId="58F6FC95" w:rsidR="0028291E" w:rsidRPr="009A2DF1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8828654" w14:textId="2B7510EF" w:rsidR="0028291E" w:rsidRPr="002C27A4" w:rsidRDefault="0028291E" w:rsidP="0028291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8291E" w:rsidRPr="002C27A4" w14:paraId="6E9A90D4" w14:textId="77777777" w:rsidTr="00140E32">
              <w:tc>
                <w:tcPr>
                  <w:tcW w:w="3194" w:type="dxa"/>
                </w:tcPr>
                <w:p w14:paraId="136C2C2D" w14:textId="6032A31A" w:rsidR="0028291E" w:rsidRPr="004B4A23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7E779F6" w14:textId="6A287C84" w:rsidR="0028291E" w:rsidRPr="00CE2C9E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63EB460" w14:textId="45177DE3" w:rsidR="0028291E" w:rsidRPr="002C27A4" w:rsidRDefault="0028291E" w:rsidP="0028291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8291E" w:rsidRPr="002C27A4" w14:paraId="1CF59ECF" w14:textId="77777777" w:rsidTr="00140E32">
              <w:tc>
                <w:tcPr>
                  <w:tcW w:w="3194" w:type="dxa"/>
                </w:tcPr>
                <w:p w14:paraId="3AB2F992" w14:textId="11A80460" w:rsidR="0028291E" w:rsidRPr="004B4A23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F1D26E2" w14:textId="2E3DC46C" w:rsidR="0028291E" w:rsidRPr="00CE2C9E" w:rsidRDefault="0028291E" w:rsidP="0028291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C69ABEF" w14:textId="314537DF" w:rsidR="0028291E" w:rsidRPr="002C27A4" w:rsidRDefault="0028291E" w:rsidP="0028291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8291E" w:rsidRPr="002C27A4" w14:paraId="5400216C" w14:textId="77777777" w:rsidTr="007C0DE9">
              <w:trPr>
                <w:trHeight w:val="123"/>
              </w:trPr>
              <w:tc>
                <w:tcPr>
                  <w:tcW w:w="3194" w:type="dxa"/>
                </w:tcPr>
                <w:p w14:paraId="15DA1A68" w14:textId="64BED7DA" w:rsidR="0028291E" w:rsidRPr="004B4A23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B33CBE4" w14:textId="12A52F5D" w:rsidR="0028291E" w:rsidRPr="00CE2C9E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D21C7F0" w14:textId="477D27A6" w:rsidR="0028291E" w:rsidRPr="002C27A4" w:rsidRDefault="0028291E" w:rsidP="0028291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8291E" w:rsidRPr="002C27A4" w14:paraId="494E93FB" w14:textId="77777777" w:rsidTr="00140E32">
              <w:tc>
                <w:tcPr>
                  <w:tcW w:w="3194" w:type="dxa"/>
                </w:tcPr>
                <w:p w14:paraId="240F00E8" w14:textId="086BA3DC" w:rsidR="0028291E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EA2817F" w14:textId="6616CB3D" w:rsidR="0028291E" w:rsidRPr="00CE2C9E" w:rsidRDefault="0028291E" w:rsidP="0028291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B4ECE55" w14:textId="2766E9A4" w:rsidR="0028291E" w:rsidRPr="002C27A4" w:rsidRDefault="0028291E" w:rsidP="0028291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68FDCD2" w14:textId="77777777" w:rsidR="00CE2C9E" w:rsidRPr="002C27A4" w:rsidRDefault="00CE2C9E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73C7AF55" w14:textId="77777777" w:rsidR="00CE2C9E" w:rsidRPr="002C27A4" w:rsidRDefault="00CE2C9E" w:rsidP="00CE2C9E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C27A4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7EA1758" w14:textId="77777777" w:rsidR="007C0DE9" w:rsidRPr="002C27A4" w:rsidRDefault="007C0DE9" w:rsidP="007C0DE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0A8E40EC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0E5D48D2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2BBF64C6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6889DA84" w14:textId="77777777" w:rsidR="007C0DE9" w:rsidRPr="002C27A4" w:rsidRDefault="007C0DE9" w:rsidP="007C0DE9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0B90EAF3" w14:textId="77777777" w:rsidR="007C0DE9" w:rsidRPr="002C27A4" w:rsidRDefault="007C0DE9" w:rsidP="007C0DE9">
      <w:pPr>
        <w:jc w:val="center"/>
        <w:rPr>
          <w:rFonts w:ascii="Times New Roman" w:hAnsi="Times New Roman" w:cs="Times New Roman"/>
          <w:b/>
          <w:bCs/>
        </w:rPr>
      </w:pPr>
    </w:p>
    <w:p w14:paraId="51921C75" w14:textId="77777777" w:rsidR="007C0DE9" w:rsidRPr="003A6442" w:rsidRDefault="007C0DE9" w:rsidP="007C0DE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6D5A8679" w14:textId="77777777" w:rsidR="007C0DE9" w:rsidRPr="002C27A4" w:rsidRDefault="007C0DE9" w:rsidP="007C0DE9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44E5C538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</w:p>
    <w:p w14:paraId="3DCBD986" w14:textId="77777777" w:rsidR="007C0DE9" w:rsidRPr="002C27A4" w:rsidRDefault="007C0DE9" w:rsidP="007C0DE9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7C0DE9" w:rsidRPr="002C27A4" w14:paraId="375ABAD5" w14:textId="77777777" w:rsidTr="00140E32">
        <w:trPr>
          <w:trHeight w:val="3240"/>
        </w:trPr>
        <w:tc>
          <w:tcPr>
            <w:tcW w:w="9810" w:type="dxa"/>
          </w:tcPr>
          <w:p w14:paraId="5064BDE6" w14:textId="77777777" w:rsidR="007C0DE9" w:rsidRPr="002C27A4" w:rsidRDefault="007C0DE9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43D600B0" w14:textId="77777777" w:rsidR="007C0DE9" w:rsidRDefault="007C0DE9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3E53B81" w14:textId="77777777" w:rsidR="007C0DE9" w:rsidRPr="002C27A4" w:rsidRDefault="007C0DE9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0C2875FE" w14:textId="77777777" w:rsidR="007C0DE9" w:rsidRPr="00254308" w:rsidRDefault="007C0DE9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0743589C" w14:textId="58DDCC64" w:rsidR="007C0DE9" w:rsidRPr="00610C74" w:rsidRDefault="007C0DE9" w:rsidP="00140E32">
            <w:pPr>
              <w:ind w:left="28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D6687E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Angelita Sajer Laguerta</w:t>
            </w:r>
          </w:p>
          <w:p w14:paraId="3DAB0927" w14:textId="6842314D" w:rsidR="007C0DE9" w:rsidRPr="00912C56" w:rsidRDefault="007C0DE9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04-</w:t>
            </w:r>
            <w:r w:rsidR="00D668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D668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1954</w:t>
            </w:r>
          </w:p>
          <w:p w14:paraId="658AE4A6" w14:textId="45E34CAA" w:rsidR="007C0DE9" w:rsidRDefault="007C0DE9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668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B-4,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1C729916" w14:textId="77777777" w:rsidR="007C0DE9" w:rsidRPr="002C27A4" w:rsidRDefault="007C0DE9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7367A03B" w14:textId="77777777" w:rsidR="007C0DE9" w:rsidRPr="002C27A4" w:rsidRDefault="007C0DE9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7C0DE9" w:rsidRPr="002C27A4" w14:paraId="0E8B4B7E" w14:textId="77777777" w:rsidTr="00140E32">
              <w:tc>
                <w:tcPr>
                  <w:tcW w:w="3194" w:type="dxa"/>
                </w:tcPr>
                <w:p w14:paraId="697ADCF6" w14:textId="77777777" w:rsidR="007C0DE9" w:rsidRPr="002C27A4" w:rsidRDefault="007C0DE9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297BA801" w14:textId="77777777" w:rsidR="007C0DE9" w:rsidRPr="002C27A4" w:rsidRDefault="007C0DE9" w:rsidP="009617C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07E8F1A7" w14:textId="77777777" w:rsidR="007C0DE9" w:rsidRPr="002C27A4" w:rsidRDefault="007C0DE9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7C0DE9" w:rsidRPr="002C27A4" w14:paraId="793A124E" w14:textId="77777777" w:rsidTr="00140E32">
              <w:tc>
                <w:tcPr>
                  <w:tcW w:w="3194" w:type="dxa"/>
                </w:tcPr>
                <w:p w14:paraId="10DBE09E" w14:textId="6D3EAFFC" w:rsidR="007C0DE9" w:rsidRPr="0017709E" w:rsidRDefault="000959B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Orlando S. Laguerta</w:t>
                  </w:r>
                </w:p>
              </w:tc>
              <w:tc>
                <w:tcPr>
                  <w:tcW w:w="3195" w:type="dxa"/>
                </w:tcPr>
                <w:p w14:paraId="5E44B795" w14:textId="5685F9A1" w:rsidR="007C0DE9" w:rsidRPr="00D6129A" w:rsidRDefault="009617C7" w:rsidP="009617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01-24-1979</w:t>
                  </w:r>
                </w:p>
              </w:tc>
              <w:tc>
                <w:tcPr>
                  <w:tcW w:w="3195" w:type="dxa"/>
                </w:tcPr>
                <w:p w14:paraId="0D43B316" w14:textId="3ECBDC19" w:rsidR="007C0DE9" w:rsidRPr="00D8268E" w:rsidRDefault="009617C7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959B3" w:rsidRPr="002C27A4" w14:paraId="5392CAF8" w14:textId="77777777" w:rsidTr="00140E32">
              <w:tc>
                <w:tcPr>
                  <w:tcW w:w="3194" w:type="dxa"/>
                </w:tcPr>
                <w:p w14:paraId="43DD26D5" w14:textId="1A10FC8B" w:rsidR="000959B3" w:rsidRPr="00AA2CB3" w:rsidRDefault="009617C7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Rico</w:t>
                  </w:r>
                  <w:r w:rsidR="000959B3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S. Laguerta</w:t>
                  </w:r>
                </w:p>
              </w:tc>
              <w:tc>
                <w:tcPr>
                  <w:tcW w:w="3195" w:type="dxa"/>
                </w:tcPr>
                <w:p w14:paraId="162793D2" w14:textId="03CE3395" w:rsidR="000959B3" w:rsidRPr="008254A5" w:rsidRDefault="009617C7" w:rsidP="009617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01-09-1982</w:t>
                  </w:r>
                </w:p>
              </w:tc>
              <w:tc>
                <w:tcPr>
                  <w:tcW w:w="3195" w:type="dxa"/>
                </w:tcPr>
                <w:p w14:paraId="075E9BFC" w14:textId="5AE41C2A" w:rsidR="000959B3" w:rsidRPr="002C27A4" w:rsidRDefault="009617C7" w:rsidP="000959B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959B3" w:rsidRPr="002C27A4" w14:paraId="720BE9F2" w14:textId="77777777" w:rsidTr="00140E32">
              <w:tc>
                <w:tcPr>
                  <w:tcW w:w="3194" w:type="dxa"/>
                </w:tcPr>
                <w:p w14:paraId="41815D51" w14:textId="720925A2" w:rsidR="000959B3" w:rsidRPr="00D6129A" w:rsidRDefault="009617C7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Richard</w:t>
                  </w:r>
                  <w:r w:rsidR="000959B3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S. Laguerta</w:t>
                  </w:r>
                </w:p>
              </w:tc>
              <w:tc>
                <w:tcPr>
                  <w:tcW w:w="3195" w:type="dxa"/>
                </w:tcPr>
                <w:p w14:paraId="1AE5C25F" w14:textId="7B319A18" w:rsidR="000959B3" w:rsidRPr="008254A5" w:rsidRDefault="009617C7" w:rsidP="009617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08-31-1987</w:t>
                  </w:r>
                </w:p>
              </w:tc>
              <w:tc>
                <w:tcPr>
                  <w:tcW w:w="3195" w:type="dxa"/>
                </w:tcPr>
                <w:p w14:paraId="7B5E7719" w14:textId="7C19500B" w:rsidR="000959B3" w:rsidRPr="002C27A4" w:rsidRDefault="009617C7" w:rsidP="000959B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959B3" w:rsidRPr="002C27A4" w14:paraId="200A56F3" w14:textId="77777777" w:rsidTr="00140E32">
              <w:tc>
                <w:tcPr>
                  <w:tcW w:w="3194" w:type="dxa"/>
                </w:tcPr>
                <w:p w14:paraId="4E1AF075" w14:textId="1C66628D" w:rsidR="000959B3" w:rsidRPr="00584DE3" w:rsidRDefault="009617C7" w:rsidP="000959B3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Gilbert</w:t>
                  </w:r>
                  <w:r w:rsidR="000959B3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S. Laguerta</w:t>
                  </w:r>
                </w:p>
              </w:tc>
              <w:tc>
                <w:tcPr>
                  <w:tcW w:w="3195" w:type="dxa"/>
                </w:tcPr>
                <w:p w14:paraId="7A87A8F8" w14:textId="3444BBDA" w:rsidR="000959B3" w:rsidRPr="008254A5" w:rsidRDefault="009617C7" w:rsidP="009617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03-05-1989</w:t>
                  </w:r>
                </w:p>
              </w:tc>
              <w:tc>
                <w:tcPr>
                  <w:tcW w:w="3195" w:type="dxa"/>
                </w:tcPr>
                <w:p w14:paraId="416A2496" w14:textId="7220BF90" w:rsidR="000959B3" w:rsidRPr="002C27A4" w:rsidRDefault="009617C7" w:rsidP="000959B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959B3" w:rsidRPr="002C27A4" w14:paraId="242A817D" w14:textId="77777777" w:rsidTr="00140E32">
              <w:tc>
                <w:tcPr>
                  <w:tcW w:w="3194" w:type="dxa"/>
                </w:tcPr>
                <w:p w14:paraId="47B6748E" w14:textId="4A5D994B" w:rsidR="000959B3" w:rsidRPr="00D6129A" w:rsidRDefault="009617C7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Fejay Rey</w:t>
                  </w:r>
                  <w:r w:rsidR="000959B3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S. Laguerta</w:t>
                  </w:r>
                </w:p>
              </w:tc>
              <w:tc>
                <w:tcPr>
                  <w:tcW w:w="3195" w:type="dxa"/>
                </w:tcPr>
                <w:p w14:paraId="3DA241FB" w14:textId="5D3C93F5" w:rsidR="000959B3" w:rsidRPr="005E14C0" w:rsidRDefault="009617C7" w:rsidP="009617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08-26-1992</w:t>
                  </w:r>
                </w:p>
              </w:tc>
              <w:tc>
                <w:tcPr>
                  <w:tcW w:w="3195" w:type="dxa"/>
                </w:tcPr>
                <w:p w14:paraId="14C9FE39" w14:textId="6D61E408" w:rsidR="000959B3" w:rsidRPr="00D8268E" w:rsidRDefault="009617C7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959B3" w:rsidRPr="002C27A4" w14:paraId="58FAD8C9" w14:textId="77777777" w:rsidTr="00140E32">
              <w:tc>
                <w:tcPr>
                  <w:tcW w:w="3194" w:type="dxa"/>
                </w:tcPr>
                <w:p w14:paraId="0DB65568" w14:textId="42E54044" w:rsidR="000959B3" w:rsidRPr="00ED0642" w:rsidRDefault="009617C7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Jay – ar</w:t>
                  </w:r>
                  <w:r w:rsidR="000959B3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S. Laguerta</w:t>
                  </w:r>
                </w:p>
              </w:tc>
              <w:tc>
                <w:tcPr>
                  <w:tcW w:w="3195" w:type="dxa"/>
                </w:tcPr>
                <w:p w14:paraId="26F724B7" w14:textId="30D3CE3C" w:rsidR="000959B3" w:rsidRPr="009A2DF1" w:rsidRDefault="009617C7" w:rsidP="009617C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09-21-1995</w:t>
                  </w:r>
                </w:p>
              </w:tc>
              <w:tc>
                <w:tcPr>
                  <w:tcW w:w="3195" w:type="dxa"/>
                </w:tcPr>
                <w:p w14:paraId="72484137" w14:textId="5F75F653" w:rsidR="000959B3" w:rsidRPr="002C27A4" w:rsidRDefault="009617C7" w:rsidP="000959B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959B3" w:rsidRPr="002C27A4" w14:paraId="47E28D77" w14:textId="77777777" w:rsidTr="00140E32">
              <w:tc>
                <w:tcPr>
                  <w:tcW w:w="3194" w:type="dxa"/>
                </w:tcPr>
                <w:p w14:paraId="2A5B6FF6" w14:textId="77777777" w:rsidR="000959B3" w:rsidRPr="004B4A23" w:rsidRDefault="000959B3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0E2FB26" w14:textId="77777777" w:rsidR="000959B3" w:rsidRPr="00CE2C9E" w:rsidRDefault="000959B3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EC99EEB" w14:textId="77777777" w:rsidR="000959B3" w:rsidRPr="002C27A4" w:rsidRDefault="000959B3" w:rsidP="000959B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0959B3" w:rsidRPr="002C27A4" w14:paraId="30883860" w14:textId="77777777" w:rsidTr="00140E32">
              <w:tc>
                <w:tcPr>
                  <w:tcW w:w="3194" w:type="dxa"/>
                </w:tcPr>
                <w:p w14:paraId="5959DDE1" w14:textId="77777777" w:rsidR="000959B3" w:rsidRPr="004B4A23" w:rsidRDefault="000959B3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7A1DDCC" w14:textId="77777777" w:rsidR="000959B3" w:rsidRPr="00CE2C9E" w:rsidRDefault="000959B3" w:rsidP="000959B3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7C6CBE0" w14:textId="77777777" w:rsidR="000959B3" w:rsidRPr="002C27A4" w:rsidRDefault="000959B3" w:rsidP="000959B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0959B3" w:rsidRPr="002C27A4" w14:paraId="779FA727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74E79935" w14:textId="77777777" w:rsidR="000959B3" w:rsidRPr="004B4A23" w:rsidRDefault="000959B3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3ED7A64" w14:textId="77777777" w:rsidR="000959B3" w:rsidRPr="00CE2C9E" w:rsidRDefault="000959B3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87D3D25" w14:textId="77777777" w:rsidR="000959B3" w:rsidRPr="002C27A4" w:rsidRDefault="000959B3" w:rsidP="000959B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0959B3" w:rsidRPr="002C27A4" w14:paraId="33007815" w14:textId="77777777" w:rsidTr="00140E32">
              <w:tc>
                <w:tcPr>
                  <w:tcW w:w="3194" w:type="dxa"/>
                </w:tcPr>
                <w:p w14:paraId="42DC86F8" w14:textId="77777777" w:rsidR="000959B3" w:rsidRDefault="000959B3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1329F0E" w14:textId="77777777" w:rsidR="000959B3" w:rsidRPr="00CE2C9E" w:rsidRDefault="000959B3" w:rsidP="000959B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E0C9016" w14:textId="77777777" w:rsidR="000959B3" w:rsidRPr="002C27A4" w:rsidRDefault="000959B3" w:rsidP="000959B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40B7A2C" w14:textId="77777777" w:rsidR="007C0DE9" w:rsidRPr="002C27A4" w:rsidRDefault="007C0DE9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4E9E3E79" w14:textId="77777777" w:rsidR="00CE2C9E" w:rsidRPr="005C3104" w:rsidRDefault="00CE2C9E" w:rsidP="00CE2C9E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5F97EFD" w14:textId="77777777" w:rsidR="007C0DE9" w:rsidRPr="002C27A4" w:rsidRDefault="007C0DE9" w:rsidP="007C0DE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7F89A41F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5E6A2EF9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2A98EE16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47F27D7C" w14:textId="77777777" w:rsidR="007C0DE9" w:rsidRPr="002C27A4" w:rsidRDefault="007C0DE9" w:rsidP="007C0DE9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3CC4E06E" w14:textId="77777777" w:rsidR="007C0DE9" w:rsidRPr="002C27A4" w:rsidRDefault="007C0DE9" w:rsidP="007C0DE9">
      <w:pPr>
        <w:jc w:val="center"/>
        <w:rPr>
          <w:rFonts w:ascii="Times New Roman" w:hAnsi="Times New Roman" w:cs="Times New Roman"/>
          <w:b/>
          <w:bCs/>
        </w:rPr>
      </w:pPr>
    </w:p>
    <w:p w14:paraId="67E2A264" w14:textId="77777777" w:rsidR="007C0DE9" w:rsidRPr="003A6442" w:rsidRDefault="007C0DE9" w:rsidP="007C0DE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7C7CCCA3" w14:textId="77777777" w:rsidR="007C0DE9" w:rsidRPr="002C27A4" w:rsidRDefault="007C0DE9" w:rsidP="007C0DE9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5AC38226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</w:p>
    <w:p w14:paraId="1964CC3D" w14:textId="77777777" w:rsidR="007C0DE9" w:rsidRPr="002C27A4" w:rsidRDefault="007C0DE9" w:rsidP="007C0DE9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7C0DE9" w:rsidRPr="002C27A4" w14:paraId="1E4C9D91" w14:textId="77777777" w:rsidTr="00140E32">
        <w:trPr>
          <w:trHeight w:val="3240"/>
        </w:trPr>
        <w:tc>
          <w:tcPr>
            <w:tcW w:w="9810" w:type="dxa"/>
          </w:tcPr>
          <w:p w14:paraId="4AFC113B" w14:textId="77777777" w:rsidR="007C0DE9" w:rsidRPr="002C27A4" w:rsidRDefault="007C0DE9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432DF2CE" w14:textId="77777777" w:rsidR="007C0DE9" w:rsidRDefault="007C0DE9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54C891AA" w14:textId="77777777" w:rsidR="007C0DE9" w:rsidRPr="002C27A4" w:rsidRDefault="007C0DE9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2D8915E1" w14:textId="77777777" w:rsidR="007C0DE9" w:rsidRPr="00254308" w:rsidRDefault="007C0DE9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7F191A86" w14:textId="44D90B78" w:rsidR="007C0DE9" w:rsidRPr="00610C74" w:rsidRDefault="007C0DE9" w:rsidP="00140E32">
            <w:pPr>
              <w:ind w:left="28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2200EF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Purperia </w:t>
            </w:r>
            <w:r w:rsidR="00B37627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Mayores Laguerta</w:t>
            </w:r>
          </w:p>
          <w:p w14:paraId="011B72F5" w14:textId="3478B60C" w:rsidR="007C0DE9" w:rsidRPr="00912C56" w:rsidRDefault="007C0DE9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376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B376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B376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1943</w:t>
            </w:r>
          </w:p>
          <w:p w14:paraId="1515C041" w14:textId="7AE4F382" w:rsidR="007C0DE9" w:rsidRDefault="007C0DE9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B37627" w:rsidRPr="00B376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Sitio</w:t>
            </w:r>
            <w:r w:rsidR="00B37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B37627" w:rsidRPr="00B376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Anilao</w:t>
            </w:r>
            <w:r w:rsidR="00B37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E7D2745" w14:textId="77777777" w:rsidR="007C0DE9" w:rsidRPr="002C27A4" w:rsidRDefault="007C0DE9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22588D79" w14:textId="77777777" w:rsidR="007C0DE9" w:rsidRPr="002C27A4" w:rsidRDefault="007C0DE9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7C0DE9" w:rsidRPr="002C27A4" w14:paraId="4E00AA00" w14:textId="77777777" w:rsidTr="00140E32">
              <w:tc>
                <w:tcPr>
                  <w:tcW w:w="3194" w:type="dxa"/>
                </w:tcPr>
                <w:p w14:paraId="3A381F84" w14:textId="77777777" w:rsidR="007C0DE9" w:rsidRPr="002C27A4" w:rsidRDefault="007C0DE9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161DEC83" w14:textId="77777777" w:rsidR="007C0DE9" w:rsidRPr="002C27A4" w:rsidRDefault="007C0DE9" w:rsidP="00F123C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1507241A" w14:textId="77777777" w:rsidR="007C0DE9" w:rsidRPr="002C27A4" w:rsidRDefault="007C0DE9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7C0DE9" w:rsidRPr="002C27A4" w14:paraId="45739FFB" w14:textId="77777777" w:rsidTr="00140E32">
              <w:tc>
                <w:tcPr>
                  <w:tcW w:w="3194" w:type="dxa"/>
                </w:tcPr>
                <w:p w14:paraId="0A869074" w14:textId="63212DE0" w:rsidR="007C0DE9" w:rsidRPr="0017709E" w:rsidRDefault="00BC6D4B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Danilo M. Laguerta</w:t>
                  </w:r>
                </w:p>
              </w:tc>
              <w:tc>
                <w:tcPr>
                  <w:tcW w:w="3195" w:type="dxa"/>
                </w:tcPr>
                <w:p w14:paraId="67606C6F" w14:textId="32EA939E" w:rsidR="007C0DE9" w:rsidRPr="00D6129A" w:rsidRDefault="00F123CF" w:rsidP="00F123C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01-11-1964</w:t>
                  </w:r>
                </w:p>
              </w:tc>
              <w:tc>
                <w:tcPr>
                  <w:tcW w:w="3195" w:type="dxa"/>
                </w:tcPr>
                <w:p w14:paraId="792CC44C" w14:textId="5C001399" w:rsidR="007C0DE9" w:rsidRPr="00D8268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BC6D4B" w:rsidRPr="002C27A4" w14:paraId="0A49628D" w14:textId="77777777" w:rsidTr="00140E32">
              <w:tc>
                <w:tcPr>
                  <w:tcW w:w="3194" w:type="dxa"/>
                </w:tcPr>
                <w:p w14:paraId="7FCD2A22" w14:textId="63803688" w:rsidR="00BC6D4B" w:rsidRPr="00AA2CB3" w:rsidRDefault="00BC6D4B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Ruel M. Laguerta</w:t>
                  </w:r>
                </w:p>
              </w:tc>
              <w:tc>
                <w:tcPr>
                  <w:tcW w:w="3195" w:type="dxa"/>
                </w:tcPr>
                <w:p w14:paraId="7CD66544" w14:textId="2978E586" w:rsidR="00BC6D4B" w:rsidRPr="008254A5" w:rsidRDefault="00F123CF" w:rsidP="00F123C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10-28-1968</w:t>
                  </w:r>
                </w:p>
              </w:tc>
              <w:tc>
                <w:tcPr>
                  <w:tcW w:w="3195" w:type="dxa"/>
                </w:tcPr>
                <w:p w14:paraId="47F7D8EA" w14:textId="10556F87" w:rsidR="00BC6D4B" w:rsidRPr="002C27A4" w:rsidRDefault="00F123CF" w:rsidP="00BC6D4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BC6D4B" w:rsidRPr="002C27A4" w14:paraId="121FF363" w14:textId="77777777" w:rsidTr="00140E32">
              <w:tc>
                <w:tcPr>
                  <w:tcW w:w="3194" w:type="dxa"/>
                </w:tcPr>
                <w:p w14:paraId="3C567106" w14:textId="2020C2E3" w:rsidR="00BC6D4B" w:rsidRPr="00D6129A" w:rsidRDefault="00667F12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Nowilo</w:t>
                  </w:r>
                  <w:r w:rsidR="00BC6D4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M. Laguerta</w:t>
                  </w:r>
                </w:p>
              </w:tc>
              <w:tc>
                <w:tcPr>
                  <w:tcW w:w="3195" w:type="dxa"/>
                </w:tcPr>
                <w:p w14:paraId="5B3AB6B0" w14:textId="0879BA34" w:rsidR="00BC6D4B" w:rsidRPr="008254A5" w:rsidRDefault="00F123CF" w:rsidP="00F123C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04-17-1972</w:t>
                  </w:r>
                </w:p>
              </w:tc>
              <w:tc>
                <w:tcPr>
                  <w:tcW w:w="3195" w:type="dxa"/>
                </w:tcPr>
                <w:p w14:paraId="767F7106" w14:textId="0BB7416B" w:rsidR="00BC6D4B" w:rsidRPr="002C27A4" w:rsidRDefault="00F123CF" w:rsidP="00BC6D4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BC6D4B" w:rsidRPr="002C27A4" w14:paraId="17E87FA7" w14:textId="77777777" w:rsidTr="00140E32">
              <w:tc>
                <w:tcPr>
                  <w:tcW w:w="3194" w:type="dxa"/>
                </w:tcPr>
                <w:p w14:paraId="6EC8C859" w14:textId="4B98CFA4" w:rsidR="00BC6D4B" w:rsidRPr="00584DE3" w:rsidRDefault="00667F12" w:rsidP="00BC6D4B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Amelia</w:t>
                  </w:r>
                  <w:r w:rsidR="00BC6D4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M. Laguerta</w:t>
                  </w:r>
                </w:p>
              </w:tc>
              <w:tc>
                <w:tcPr>
                  <w:tcW w:w="3195" w:type="dxa"/>
                </w:tcPr>
                <w:p w14:paraId="27BADEB1" w14:textId="1FB084EE" w:rsidR="00BC6D4B" w:rsidRPr="008254A5" w:rsidRDefault="00F123CF" w:rsidP="00F123C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04-02-1976</w:t>
                  </w:r>
                </w:p>
              </w:tc>
              <w:tc>
                <w:tcPr>
                  <w:tcW w:w="3195" w:type="dxa"/>
                </w:tcPr>
                <w:p w14:paraId="46FDF68E" w14:textId="5B119810" w:rsidR="00BC6D4B" w:rsidRPr="00F123CF" w:rsidRDefault="00F123CF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123C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BC6D4B" w:rsidRPr="002C27A4" w14:paraId="206BB7CC" w14:textId="77777777" w:rsidTr="00140E32">
              <w:tc>
                <w:tcPr>
                  <w:tcW w:w="3194" w:type="dxa"/>
                </w:tcPr>
                <w:p w14:paraId="4D75E9E2" w14:textId="7C9E2951" w:rsidR="00BC6D4B" w:rsidRPr="00D6129A" w:rsidRDefault="00667F12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Ariel</w:t>
                  </w:r>
                  <w:r w:rsidR="00BC6D4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M. Laguerta</w:t>
                  </w:r>
                </w:p>
              </w:tc>
              <w:tc>
                <w:tcPr>
                  <w:tcW w:w="3195" w:type="dxa"/>
                </w:tcPr>
                <w:p w14:paraId="3F9A5021" w14:textId="148E5781" w:rsidR="00BC6D4B" w:rsidRPr="005E14C0" w:rsidRDefault="00F123CF" w:rsidP="00F123C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05-17-1979</w:t>
                  </w:r>
                </w:p>
              </w:tc>
              <w:tc>
                <w:tcPr>
                  <w:tcW w:w="3195" w:type="dxa"/>
                </w:tcPr>
                <w:p w14:paraId="1E00D157" w14:textId="410C30C1" w:rsidR="00BC6D4B" w:rsidRPr="00D8268E" w:rsidRDefault="00F123CF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BC6D4B" w:rsidRPr="002C27A4" w14:paraId="6BC2915E" w14:textId="77777777" w:rsidTr="00140E32">
              <w:tc>
                <w:tcPr>
                  <w:tcW w:w="3194" w:type="dxa"/>
                </w:tcPr>
                <w:p w14:paraId="5F76C1A2" w14:textId="77777777" w:rsidR="00BC6D4B" w:rsidRPr="00ED0642" w:rsidRDefault="00BC6D4B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9EF4A5A" w14:textId="77777777" w:rsidR="00BC6D4B" w:rsidRPr="009A2DF1" w:rsidRDefault="00BC6D4B" w:rsidP="00F123C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C044B1E" w14:textId="77777777" w:rsidR="00BC6D4B" w:rsidRPr="002C27A4" w:rsidRDefault="00BC6D4B" w:rsidP="00BC6D4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C6D4B" w:rsidRPr="002C27A4" w14:paraId="2E3E2287" w14:textId="77777777" w:rsidTr="00140E32">
              <w:tc>
                <w:tcPr>
                  <w:tcW w:w="3194" w:type="dxa"/>
                </w:tcPr>
                <w:p w14:paraId="224FAA54" w14:textId="77777777" w:rsidR="00BC6D4B" w:rsidRPr="004B4A23" w:rsidRDefault="00BC6D4B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54610A3" w14:textId="77777777" w:rsidR="00BC6D4B" w:rsidRPr="00CE2C9E" w:rsidRDefault="00BC6D4B" w:rsidP="00F123C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BF918ED" w14:textId="77777777" w:rsidR="00BC6D4B" w:rsidRPr="002C27A4" w:rsidRDefault="00BC6D4B" w:rsidP="00BC6D4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C6D4B" w:rsidRPr="002C27A4" w14:paraId="6B651DA0" w14:textId="77777777" w:rsidTr="00140E32">
              <w:tc>
                <w:tcPr>
                  <w:tcW w:w="3194" w:type="dxa"/>
                </w:tcPr>
                <w:p w14:paraId="20BF5423" w14:textId="77777777" w:rsidR="00BC6D4B" w:rsidRPr="004B4A23" w:rsidRDefault="00BC6D4B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70B73F1" w14:textId="77777777" w:rsidR="00BC6D4B" w:rsidRPr="00CE2C9E" w:rsidRDefault="00BC6D4B" w:rsidP="00BC6D4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D6BCB5A" w14:textId="77777777" w:rsidR="00BC6D4B" w:rsidRPr="002C27A4" w:rsidRDefault="00BC6D4B" w:rsidP="00BC6D4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C6D4B" w:rsidRPr="002C27A4" w14:paraId="6F8CB22D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212E6C7A" w14:textId="77777777" w:rsidR="00BC6D4B" w:rsidRPr="004B4A23" w:rsidRDefault="00BC6D4B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D0446C9" w14:textId="77777777" w:rsidR="00BC6D4B" w:rsidRPr="00CE2C9E" w:rsidRDefault="00BC6D4B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81C44EA" w14:textId="77777777" w:rsidR="00BC6D4B" w:rsidRPr="002C27A4" w:rsidRDefault="00BC6D4B" w:rsidP="00BC6D4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C6D4B" w:rsidRPr="002C27A4" w14:paraId="05571428" w14:textId="77777777" w:rsidTr="00140E32">
              <w:tc>
                <w:tcPr>
                  <w:tcW w:w="3194" w:type="dxa"/>
                </w:tcPr>
                <w:p w14:paraId="039C5B37" w14:textId="77777777" w:rsidR="00BC6D4B" w:rsidRDefault="00BC6D4B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06411FE" w14:textId="77777777" w:rsidR="00BC6D4B" w:rsidRPr="00CE2C9E" w:rsidRDefault="00BC6D4B" w:rsidP="00BC6D4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A12FBEA" w14:textId="77777777" w:rsidR="00BC6D4B" w:rsidRPr="002C27A4" w:rsidRDefault="00BC6D4B" w:rsidP="00BC6D4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8ACF554" w14:textId="77777777" w:rsidR="007C0DE9" w:rsidRPr="002C27A4" w:rsidRDefault="007C0DE9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7C457580" w14:textId="77777777" w:rsidR="007C0DE9" w:rsidRPr="005C3104" w:rsidRDefault="007C0DE9" w:rsidP="007C0DE9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FB9A7B0" w14:textId="77777777" w:rsidR="007C0DE9" w:rsidRPr="002C27A4" w:rsidRDefault="007C0DE9" w:rsidP="007C0DE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6062CBE6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493522E7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1688C46C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17E4282C" w14:textId="77777777" w:rsidR="007C0DE9" w:rsidRPr="002C27A4" w:rsidRDefault="007C0DE9" w:rsidP="007C0DE9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26E5D7A8" w14:textId="77777777" w:rsidR="007C0DE9" w:rsidRPr="002C27A4" w:rsidRDefault="007C0DE9" w:rsidP="007C0DE9">
      <w:pPr>
        <w:jc w:val="center"/>
        <w:rPr>
          <w:rFonts w:ascii="Times New Roman" w:hAnsi="Times New Roman" w:cs="Times New Roman"/>
          <w:b/>
          <w:bCs/>
        </w:rPr>
      </w:pPr>
    </w:p>
    <w:p w14:paraId="5A8F204C" w14:textId="77777777" w:rsidR="007C0DE9" w:rsidRPr="003A6442" w:rsidRDefault="007C0DE9" w:rsidP="007C0DE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3FD6DC66" w14:textId="77777777" w:rsidR="007C0DE9" w:rsidRPr="002C27A4" w:rsidRDefault="007C0DE9" w:rsidP="007C0DE9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30D21843" w14:textId="77777777" w:rsidR="007C0DE9" w:rsidRPr="003A6442" w:rsidRDefault="007C0DE9" w:rsidP="007C0DE9">
      <w:pPr>
        <w:jc w:val="center"/>
        <w:rPr>
          <w:rFonts w:ascii="Times New Roman" w:hAnsi="Times New Roman" w:cs="Times New Roman"/>
        </w:rPr>
      </w:pPr>
    </w:p>
    <w:p w14:paraId="06F988B4" w14:textId="77777777" w:rsidR="007C0DE9" w:rsidRPr="002C27A4" w:rsidRDefault="007C0DE9" w:rsidP="007C0DE9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7C0DE9" w:rsidRPr="002C27A4" w14:paraId="0FF1FFBA" w14:textId="77777777" w:rsidTr="00140E32">
        <w:trPr>
          <w:trHeight w:val="3240"/>
        </w:trPr>
        <w:tc>
          <w:tcPr>
            <w:tcW w:w="9810" w:type="dxa"/>
          </w:tcPr>
          <w:p w14:paraId="2DFE0402" w14:textId="77777777" w:rsidR="007C0DE9" w:rsidRPr="002C27A4" w:rsidRDefault="007C0DE9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04EC976C" w14:textId="77777777" w:rsidR="007C0DE9" w:rsidRDefault="007C0DE9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379C3C9" w14:textId="77777777" w:rsidR="007C0DE9" w:rsidRPr="002C27A4" w:rsidRDefault="007C0DE9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71589650" w14:textId="77777777" w:rsidR="007C0DE9" w:rsidRPr="00254308" w:rsidRDefault="007C0DE9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6E8B5FEA" w14:textId="423F6060" w:rsidR="007C0DE9" w:rsidRPr="00610C74" w:rsidRDefault="007C0DE9" w:rsidP="00140E32">
            <w:pPr>
              <w:ind w:left="285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u w:val="single"/>
                <w:lang w:val="en-US"/>
              </w:rPr>
            </w:pPr>
            <w:r w:rsidRPr="00610C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3958E0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J</w:t>
            </w:r>
            <w:r w:rsidR="00680997" w:rsidRP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ovielyn B. Concepcion</w:t>
            </w:r>
          </w:p>
          <w:p w14:paraId="73EB80BA" w14:textId="7D2885B7" w:rsidR="007C0DE9" w:rsidRPr="00912C56" w:rsidRDefault="007C0DE9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809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6809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6809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1994</w:t>
            </w:r>
          </w:p>
          <w:p w14:paraId="2CB64EFD" w14:textId="0D20CA59" w:rsidR="007C0DE9" w:rsidRDefault="007C0DE9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6809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Anilao,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69011DA5" w14:textId="77777777" w:rsidR="007C0DE9" w:rsidRPr="002C27A4" w:rsidRDefault="007C0DE9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6ADB25B2" w14:textId="77777777" w:rsidR="007C0DE9" w:rsidRPr="002C27A4" w:rsidRDefault="007C0DE9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7C0DE9" w:rsidRPr="002C27A4" w14:paraId="45D8ACA7" w14:textId="77777777" w:rsidTr="00140E32">
              <w:tc>
                <w:tcPr>
                  <w:tcW w:w="3194" w:type="dxa"/>
                </w:tcPr>
                <w:p w14:paraId="744206EF" w14:textId="77777777" w:rsidR="007C0DE9" w:rsidRPr="002C27A4" w:rsidRDefault="007C0DE9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241106F9" w14:textId="77777777" w:rsidR="007C0DE9" w:rsidRPr="002C27A4" w:rsidRDefault="007C0DE9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3C453395" w14:textId="77777777" w:rsidR="007C0DE9" w:rsidRPr="002C27A4" w:rsidRDefault="007C0DE9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7C0DE9" w:rsidRPr="002C27A4" w14:paraId="52527335" w14:textId="77777777" w:rsidTr="00140E32">
              <w:tc>
                <w:tcPr>
                  <w:tcW w:w="3194" w:type="dxa"/>
                </w:tcPr>
                <w:p w14:paraId="24644E1F" w14:textId="33BE7BEE" w:rsidR="007C0DE9" w:rsidRPr="0017709E" w:rsidRDefault="00680997" w:rsidP="00680997">
                  <w:pPr>
                    <w:tabs>
                      <w:tab w:val="left" w:pos="927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Arvie B. Concepcion</w:t>
                  </w:r>
                </w:p>
              </w:tc>
              <w:tc>
                <w:tcPr>
                  <w:tcW w:w="3195" w:type="dxa"/>
                </w:tcPr>
                <w:p w14:paraId="3715D1BB" w14:textId="417C331D" w:rsidR="007C0DE9" w:rsidRPr="00D6129A" w:rsidRDefault="004079C9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11-17-2017</w:t>
                  </w:r>
                </w:p>
              </w:tc>
              <w:tc>
                <w:tcPr>
                  <w:tcW w:w="3195" w:type="dxa"/>
                </w:tcPr>
                <w:p w14:paraId="5B1BBDEF" w14:textId="7DD8D044" w:rsidR="007C0DE9" w:rsidRPr="00D8268E" w:rsidRDefault="00680997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680997" w:rsidRPr="002C27A4" w14:paraId="15F630D6" w14:textId="77777777" w:rsidTr="00140E32">
              <w:tc>
                <w:tcPr>
                  <w:tcW w:w="3194" w:type="dxa"/>
                </w:tcPr>
                <w:p w14:paraId="401A9BFC" w14:textId="10678846" w:rsidR="00680997" w:rsidRPr="00AA2CB3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Ana Rose B. Concepcion</w:t>
                  </w:r>
                </w:p>
              </w:tc>
              <w:tc>
                <w:tcPr>
                  <w:tcW w:w="3195" w:type="dxa"/>
                </w:tcPr>
                <w:p w14:paraId="57DEE352" w14:textId="4A43D42B" w:rsidR="00680997" w:rsidRPr="008254A5" w:rsidRDefault="004079C9" w:rsidP="004079C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04-14-2019</w:t>
                  </w:r>
                </w:p>
              </w:tc>
              <w:tc>
                <w:tcPr>
                  <w:tcW w:w="3195" w:type="dxa"/>
                </w:tcPr>
                <w:p w14:paraId="1CC3934A" w14:textId="52BB70B6" w:rsidR="00680997" w:rsidRPr="002C27A4" w:rsidRDefault="00680997" w:rsidP="0068099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680997" w:rsidRPr="002C27A4" w14:paraId="6748BB4C" w14:textId="77777777" w:rsidTr="00140E32">
              <w:tc>
                <w:tcPr>
                  <w:tcW w:w="3194" w:type="dxa"/>
                </w:tcPr>
                <w:p w14:paraId="20BC4900" w14:textId="77777777" w:rsidR="00680997" w:rsidRPr="00D6129A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24954DF" w14:textId="77777777" w:rsidR="00680997" w:rsidRPr="008254A5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249E0FB" w14:textId="77777777" w:rsidR="00680997" w:rsidRPr="002C27A4" w:rsidRDefault="00680997" w:rsidP="0068099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680997" w:rsidRPr="002C27A4" w14:paraId="5F0EBA3E" w14:textId="77777777" w:rsidTr="00140E32">
              <w:tc>
                <w:tcPr>
                  <w:tcW w:w="3194" w:type="dxa"/>
                </w:tcPr>
                <w:p w14:paraId="6C4642B4" w14:textId="77777777" w:rsidR="00680997" w:rsidRPr="00584DE3" w:rsidRDefault="00680997" w:rsidP="00680997">
                  <w:pPr>
                    <w:jc w:val="center"/>
                  </w:pPr>
                </w:p>
              </w:tc>
              <w:tc>
                <w:tcPr>
                  <w:tcW w:w="3195" w:type="dxa"/>
                </w:tcPr>
                <w:p w14:paraId="5E79DA0A" w14:textId="77777777" w:rsidR="00680997" w:rsidRPr="008254A5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3AEAC25" w14:textId="77777777" w:rsidR="00680997" w:rsidRPr="002C27A4" w:rsidRDefault="00680997" w:rsidP="0068099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680997" w:rsidRPr="002C27A4" w14:paraId="47C7E33B" w14:textId="77777777" w:rsidTr="00140E32">
              <w:tc>
                <w:tcPr>
                  <w:tcW w:w="3194" w:type="dxa"/>
                </w:tcPr>
                <w:p w14:paraId="530BBC35" w14:textId="77777777" w:rsidR="00680997" w:rsidRPr="00D6129A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4401560" w14:textId="77777777" w:rsidR="00680997" w:rsidRPr="005E14C0" w:rsidRDefault="00680997" w:rsidP="0068099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980A85E" w14:textId="77777777" w:rsidR="00680997" w:rsidRPr="00D8268E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680997" w:rsidRPr="002C27A4" w14:paraId="3973861D" w14:textId="77777777" w:rsidTr="00140E32">
              <w:tc>
                <w:tcPr>
                  <w:tcW w:w="3194" w:type="dxa"/>
                </w:tcPr>
                <w:p w14:paraId="5A653A67" w14:textId="77777777" w:rsidR="00680997" w:rsidRPr="00ED0642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87E77CD" w14:textId="77777777" w:rsidR="00680997" w:rsidRPr="009A2DF1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6C6F361" w14:textId="77777777" w:rsidR="00680997" w:rsidRPr="002C27A4" w:rsidRDefault="00680997" w:rsidP="0068099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680997" w:rsidRPr="002C27A4" w14:paraId="501C63E8" w14:textId="77777777" w:rsidTr="00140E32">
              <w:tc>
                <w:tcPr>
                  <w:tcW w:w="3194" w:type="dxa"/>
                </w:tcPr>
                <w:p w14:paraId="1FECD104" w14:textId="77777777" w:rsidR="00680997" w:rsidRPr="004B4A23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B1B4F0F" w14:textId="77777777" w:rsidR="00680997" w:rsidRPr="00CE2C9E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1B4CCAA" w14:textId="77777777" w:rsidR="00680997" w:rsidRPr="002C27A4" w:rsidRDefault="00680997" w:rsidP="0068099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680997" w:rsidRPr="002C27A4" w14:paraId="06119BEB" w14:textId="77777777" w:rsidTr="00140E32">
              <w:tc>
                <w:tcPr>
                  <w:tcW w:w="3194" w:type="dxa"/>
                </w:tcPr>
                <w:p w14:paraId="6C31A66D" w14:textId="77777777" w:rsidR="00680997" w:rsidRPr="004B4A23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7CA9A0F" w14:textId="77777777" w:rsidR="00680997" w:rsidRPr="00CE2C9E" w:rsidRDefault="00680997" w:rsidP="0068099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2851208" w14:textId="77777777" w:rsidR="00680997" w:rsidRPr="002C27A4" w:rsidRDefault="00680997" w:rsidP="0068099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680997" w:rsidRPr="002C27A4" w14:paraId="111705D7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6C974622" w14:textId="77777777" w:rsidR="00680997" w:rsidRPr="004B4A23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26A764C" w14:textId="77777777" w:rsidR="00680997" w:rsidRPr="00CE2C9E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9490379" w14:textId="77777777" w:rsidR="00680997" w:rsidRPr="002C27A4" w:rsidRDefault="00680997" w:rsidP="0068099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680997" w:rsidRPr="002C27A4" w14:paraId="360D5EA9" w14:textId="77777777" w:rsidTr="00140E32">
              <w:tc>
                <w:tcPr>
                  <w:tcW w:w="3194" w:type="dxa"/>
                </w:tcPr>
                <w:p w14:paraId="3B47BB28" w14:textId="77777777" w:rsidR="00680997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9E3D442" w14:textId="77777777" w:rsidR="00680997" w:rsidRPr="00CE2C9E" w:rsidRDefault="00680997" w:rsidP="0068099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452C2F1" w14:textId="77777777" w:rsidR="00680997" w:rsidRPr="002C27A4" w:rsidRDefault="00680997" w:rsidP="0068099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9F53B55" w14:textId="77777777" w:rsidR="007C0DE9" w:rsidRPr="002C27A4" w:rsidRDefault="007C0DE9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51EC3FDC" w14:textId="0E0C6348" w:rsidR="007C0DE9" w:rsidRPr="005C3104" w:rsidRDefault="00F123CF" w:rsidP="007C0DE9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411AFF86" w14:textId="77777777" w:rsidR="00F123CF" w:rsidRPr="002C27A4" w:rsidRDefault="00F123CF" w:rsidP="00F123C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43C99065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26B54EEE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14A1CAF1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1DF34829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192400BF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</w:p>
    <w:p w14:paraId="153D6D8A" w14:textId="77777777" w:rsidR="00F123CF" w:rsidRPr="003A6442" w:rsidRDefault="00F123CF" w:rsidP="00F123C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70A00BEA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46F60678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</w:p>
    <w:p w14:paraId="67630A2D" w14:textId="77777777" w:rsidR="00F123CF" w:rsidRPr="002C27A4" w:rsidRDefault="00F123CF" w:rsidP="00F123CF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F123CF" w:rsidRPr="002C27A4" w14:paraId="547F58E8" w14:textId="77777777" w:rsidTr="00140E32">
        <w:trPr>
          <w:trHeight w:val="3240"/>
        </w:trPr>
        <w:tc>
          <w:tcPr>
            <w:tcW w:w="9810" w:type="dxa"/>
          </w:tcPr>
          <w:p w14:paraId="5D8A3F5B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1BAD6C30" w14:textId="77777777" w:rsidR="00F123CF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671C3704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40777C87" w14:textId="77777777" w:rsidR="00F123CF" w:rsidRPr="00254308" w:rsidRDefault="00F123CF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42F12C59" w14:textId="2DD599DA" w:rsidR="00F123CF" w:rsidRPr="004079C9" w:rsidRDefault="00F123CF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610C7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Teresita Casapao Concepcion</w:t>
            </w:r>
          </w:p>
          <w:p w14:paraId="393F1BFD" w14:textId="392C06A5" w:rsidR="00F123CF" w:rsidRPr="00912C56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10C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610C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610C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1964</w:t>
            </w:r>
          </w:p>
          <w:p w14:paraId="45218197" w14:textId="3CF6DD2C" w:rsidR="00F123CF" w:rsidRDefault="00F123CF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A5641" w:rsidRPr="00DA56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Sitio</w:t>
            </w:r>
            <w:r w:rsidR="00DA56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A5641" w:rsidRPr="00DA56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Anilao</w:t>
            </w:r>
            <w:r w:rsidR="00DA56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r w:rsidR="00DA56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Batino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31755F0A" w14:textId="77777777" w:rsidR="00F123CF" w:rsidRPr="002C27A4" w:rsidRDefault="00F123CF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7ECBCCA9" w14:textId="77777777" w:rsidR="00F123CF" w:rsidRPr="002C27A4" w:rsidRDefault="00F123CF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F123CF" w:rsidRPr="002C27A4" w14:paraId="45CFC363" w14:textId="77777777" w:rsidTr="00140E32">
              <w:tc>
                <w:tcPr>
                  <w:tcW w:w="3194" w:type="dxa"/>
                </w:tcPr>
                <w:p w14:paraId="6B775AEA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5CE7B605" w14:textId="77777777" w:rsidR="00F123CF" w:rsidRPr="002C27A4" w:rsidRDefault="00F123CF" w:rsidP="00BF0A9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403ED720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F123CF" w:rsidRPr="002C27A4" w14:paraId="2A41203E" w14:textId="77777777" w:rsidTr="00140E32">
              <w:tc>
                <w:tcPr>
                  <w:tcW w:w="3194" w:type="dxa"/>
                </w:tcPr>
                <w:p w14:paraId="4E8781DC" w14:textId="14E29274" w:rsidR="00F123CF" w:rsidRPr="0017709E" w:rsidRDefault="000440D7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Allan C. Concepcion</w:t>
                  </w:r>
                </w:p>
              </w:tc>
              <w:tc>
                <w:tcPr>
                  <w:tcW w:w="3195" w:type="dxa"/>
                </w:tcPr>
                <w:p w14:paraId="3F8DA70B" w14:textId="7EA287F4" w:rsidR="00F123CF" w:rsidRPr="00D6129A" w:rsidRDefault="00BF0A9A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04-29-</w:t>
                  </w:r>
                  <w:r w:rsidR="007E7C3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1981</w:t>
                  </w:r>
                </w:p>
              </w:tc>
              <w:tc>
                <w:tcPr>
                  <w:tcW w:w="3195" w:type="dxa"/>
                </w:tcPr>
                <w:p w14:paraId="384E2DD5" w14:textId="636ABFA4" w:rsidR="00F123CF" w:rsidRPr="00D8268E" w:rsidRDefault="003316E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440D7" w:rsidRPr="002C27A4" w14:paraId="289D3962" w14:textId="77777777" w:rsidTr="00140E32">
              <w:tc>
                <w:tcPr>
                  <w:tcW w:w="3194" w:type="dxa"/>
                </w:tcPr>
                <w:p w14:paraId="1F7EB887" w14:textId="6D887F66" w:rsidR="000440D7" w:rsidRPr="00AA2CB3" w:rsidRDefault="000440D7" w:rsidP="000440D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Alona C. Concepcion</w:t>
                  </w:r>
                </w:p>
              </w:tc>
              <w:tc>
                <w:tcPr>
                  <w:tcW w:w="3195" w:type="dxa"/>
                </w:tcPr>
                <w:p w14:paraId="5B79C9E4" w14:textId="57E70EF7" w:rsidR="000440D7" w:rsidRPr="008254A5" w:rsidRDefault="007E7C37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06-27-1985</w:t>
                  </w:r>
                </w:p>
              </w:tc>
              <w:tc>
                <w:tcPr>
                  <w:tcW w:w="3195" w:type="dxa"/>
                </w:tcPr>
                <w:p w14:paraId="6A43082B" w14:textId="32C7D656" w:rsidR="000440D7" w:rsidRPr="003316E4" w:rsidRDefault="003316E4" w:rsidP="000440D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316E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0440D7" w:rsidRPr="002C27A4" w14:paraId="4DC24230" w14:textId="77777777" w:rsidTr="00140E32">
              <w:tc>
                <w:tcPr>
                  <w:tcW w:w="3194" w:type="dxa"/>
                </w:tcPr>
                <w:p w14:paraId="32AF1D53" w14:textId="6239CBE3" w:rsidR="000440D7" w:rsidRPr="00D6129A" w:rsidRDefault="000440D7" w:rsidP="000440D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Albert C. Concepcion</w:t>
                  </w:r>
                </w:p>
              </w:tc>
              <w:tc>
                <w:tcPr>
                  <w:tcW w:w="3195" w:type="dxa"/>
                </w:tcPr>
                <w:p w14:paraId="0304BFE4" w14:textId="3F82DCF0" w:rsidR="000440D7" w:rsidRPr="008254A5" w:rsidRDefault="007E7C37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06-23-</w:t>
                  </w:r>
                  <w:r w:rsidR="00D7172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1983</w:t>
                  </w:r>
                </w:p>
              </w:tc>
              <w:tc>
                <w:tcPr>
                  <w:tcW w:w="3195" w:type="dxa"/>
                </w:tcPr>
                <w:p w14:paraId="68422CEC" w14:textId="61A6FB8B" w:rsidR="000440D7" w:rsidRPr="002C27A4" w:rsidRDefault="003316E4" w:rsidP="000440D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440D7" w:rsidRPr="002C27A4" w14:paraId="4388C9EA" w14:textId="77777777" w:rsidTr="00140E32">
              <w:tc>
                <w:tcPr>
                  <w:tcW w:w="3194" w:type="dxa"/>
                </w:tcPr>
                <w:p w14:paraId="3071FDDC" w14:textId="7AE0A873" w:rsidR="000440D7" w:rsidRPr="00584DE3" w:rsidRDefault="000440D7" w:rsidP="000440D7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Anthony C. Concepcion</w:t>
                  </w:r>
                </w:p>
              </w:tc>
              <w:tc>
                <w:tcPr>
                  <w:tcW w:w="3195" w:type="dxa"/>
                </w:tcPr>
                <w:p w14:paraId="2024B345" w14:textId="7CF2A615" w:rsidR="000440D7" w:rsidRPr="008254A5" w:rsidRDefault="00D71720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02-05-1987</w:t>
                  </w:r>
                </w:p>
              </w:tc>
              <w:tc>
                <w:tcPr>
                  <w:tcW w:w="3195" w:type="dxa"/>
                </w:tcPr>
                <w:p w14:paraId="3AFE2972" w14:textId="5E0CEB58" w:rsidR="000440D7" w:rsidRPr="002C27A4" w:rsidRDefault="003316E4" w:rsidP="000440D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440D7" w:rsidRPr="002C27A4" w14:paraId="7E5E85B6" w14:textId="77777777" w:rsidTr="00140E32">
              <w:tc>
                <w:tcPr>
                  <w:tcW w:w="3194" w:type="dxa"/>
                </w:tcPr>
                <w:p w14:paraId="71B6E521" w14:textId="18B3D6D9" w:rsidR="000440D7" w:rsidRPr="00D6129A" w:rsidRDefault="000440D7" w:rsidP="000440D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Aiza C. Concepcion</w:t>
                  </w:r>
                </w:p>
              </w:tc>
              <w:tc>
                <w:tcPr>
                  <w:tcW w:w="3195" w:type="dxa"/>
                </w:tcPr>
                <w:p w14:paraId="10811C00" w14:textId="6480B545" w:rsidR="000440D7" w:rsidRPr="005E14C0" w:rsidRDefault="00375E86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08-08-1990</w:t>
                  </w:r>
                </w:p>
              </w:tc>
              <w:tc>
                <w:tcPr>
                  <w:tcW w:w="3195" w:type="dxa"/>
                </w:tcPr>
                <w:p w14:paraId="441BECF7" w14:textId="4EBF3015" w:rsidR="000440D7" w:rsidRPr="00D8268E" w:rsidRDefault="003316E4" w:rsidP="000440D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316E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7B5E5B" w:rsidRPr="002C27A4" w14:paraId="1860E601" w14:textId="77777777" w:rsidTr="00140E32">
              <w:tc>
                <w:tcPr>
                  <w:tcW w:w="3194" w:type="dxa"/>
                </w:tcPr>
                <w:p w14:paraId="0B3C89FC" w14:textId="4892FA64" w:rsidR="007B5E5B" w:rsidRPr="00ED0642" w:rsidRDefault="007B5E5B" w:rsidP="007B5E5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Arnel C. Concepcion</w:t>
                  </w:r>
                </w:p>
              </w:tc>
              <w:tc>
                <w:tcPr>
                  <w:tcW w:w="3195" w:type="dxa"/>
                </w:tcPr>
                <w:p w14:paraId="2C864D8F" w14:textId="52B39DA3" w:rsidR="007B5E5B" w:rsidRPr="009A2DF1" w:rsidRDefault="00173E34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04-25-</w:t>
                  </w:r>
                  <w:r w:rsidR="009D747D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1982</w:t>
                  </w:r>
                </w:p>
              </w:tc>
              <w:tc>
                <w:tcPr>
                  <w:tcW w:w="3195" w:type="dxa"/>
                </w:tcPr>
                <w:p w14:paraId="375A2597" w14:textId="30AD85BB" w:rsidR="007B5E5B" w:rsidRPr="002C27A4" w:rsidRDefault="003316E4" w:rsidP="007B5E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94A10" w:rsidRPr="002C27A4" w14:paraId="0DC968FA" w14:textId="77777777" w:rsidTr="00140E32">
              <w:tc>
                <w:tcPr>
                  <w:tcW w:w="3194" w:type="dxa"/>
                </w:tcPr>
                <w:p w14:paraId="5864672A" w14:textId="395D5E7C" w:rsidR="00094A10" w:rsidRPr="004B4A23" w:rsidRDefault="007B5E5B" w:rsidP="00094A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Arnan</w:t>
                  </w:r>
                  <w:r w:rsidR="00094A1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C. Concepcion</w:t>
                  </w:r>
                </w:p>
              </w:tc>
              <w:tc>
                <w:tcPr>
                  <w:tcW w:w="3195" w:type="dxa"/>
                </w:tcPr>
                <w:p w14:paraId="1ED695F2" w14:textId="3E563CFF" w:rsidR="00094A10" w:rsidRPr="00CE2C9E" w:rsidRDefault="009D747D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03-11-1995</w:t>
                  </w:r>
                </w:p>
              </w:tc>
              <w:tc>
                <w:tcPr>
                  <w:tcW w:w="3195" w:type="dxa"/>
                </w:tcPr>
                <w:p w14:paraId="294316AB" w14:textId="0BF02CF4" w:rsidR="00094A10" w:rsidRPr="002C27A4" w:rsidRDefault="003316E4" w:rsidP="00094A1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94A10" w:rsidRPr="002C27A4" w14:paraId="4D2B0DBD" w14:textId="77777777" w:rsidTr="00140E32">
              <w:tc>
                <w:tcPr>
                  <w:tcW w:w="3194" w:type="dxa"/>
                </w:tcPr>
                <w:p w14:paraId="02CD03E9" w14:textId="6555D3D4" w:rsidR="00094A10" w:rsidRPr="004B4A23" w:rsidRDefault="00094A10" w:rsidP="00094A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Alvin C. Concepcion</w:t>
                  </w:r>
                </w:p>
              </w:tc>
              <w:tc>
                <w:tcPr>
                  <w:tcW w:w="3195" w:type="dxa"/>
                </w:tcPr>
                <w:p w14:paraId="0E1BA0E5" w14:textId="4DA9D932" w:rsidR="00094A10" w:rsidRPr="00CE2C9E" w:rsidRDefault="009D747D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06-14-</w:t>
                  </w:r>
                  <w:r w:rsidR="008710D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1998</w:t>
                  </w:r>
                </w:p>
              </w:tc>
              <w:tc>
                <w:tcPr>
                  <w:tcW w:w="3195" w:type="dxa"/>
                </w:tcPr>
                <w:p w14:paraId="54F81ADA" w14:textId="17F95433" w:rsidR="00094A10" w:rsidRPr="002C27A4" w:rsidRDefault="003316E4" w:rsidP="00094A1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94A10" w:rsidRPr="002C27A4" w14:paraId="7FCB84D9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07BADEC2" w14:textId="44BD0BE7" w:rsidR="00094A10" w:rsidRPr="004B4A23" w:rsidRDefault="00094A10" w:rsidP="00094A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Abegail C. Concepcion</w:t>
                  </w:r>
                </w:p>
              </w:tc>
              <w:tc>
                <w:tcPr>
                  <w:tcW w:w="3195" w:type="dxa"/>
                </w:tcPr>
                <w:p w14:paraId="27007CD0" w14:textId="69820808" w:rsidR="00094A10" w:rsidRPr="00CE2C9E" w:rsidRDefault="008710D0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06-13-2001</w:t>
                  </w:r>
                </w:p>
              </w:tc>
              <w:tc>
                <w:tcPr>
                  <w:tcW w:w="3195" w:type="dxa"/>
                </w:tcPr>
                <w:p w14:paraId="58C10437" w14:textId="17A463B5" w:rsidR="00094A10" w:rsidRPr="002C27A4" w:rsidRDefault="003316E4" w:rsidP="00094A1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3316E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0440D7" w:rsidRPr="002C27A4" w14:paraId="73DB1FB7" w14:textId="77777777" w:rsidTr="00140E32">
              <w:tc>
                <w:tcPr>
                  <w:tcW w:w="3194" w:type="dxa"/>
                </w:tcPr>
                <w:p w14:paraId="3DB474FD" w14:textId="6C2D08E5" w:rsidR="000440D7" w:rsidRDefault="00094A10" w:rsidP="000440D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Andy </w:t>
                  </w:r>
                  <w:r w:rsidR="000440D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C. Concepcion</w:t>
                  </w:r>
                </w:p>
              </w:tc>
              <w:tc>
                <w:tcPr>
                  <w:tcW w:w="3195" w:type="dxa"/>
                </w:tcPr>
                <w:p w14:paraId="4EF8E700" w14:textId="10DA2AF3" w:rsidR="000440D7" w:rsidRPr="00CE2C9E" w:rsidRDefault="008710D0" w:rsidP="00BF0A9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11-01-2004</w:t>
                  </w:r>
                </w:p>
              </w:tc>
              <w:tc>
                <w:tcPr>
                  <w:tcW w:w="3195" w:type="dxa"/>
                </w:tcPr>
                <w:p w14:paraId="3DC2C3B7" w14:textId="531FEDE9" w:rsidR="000440D7" w:rsidRPr="002C27A4" w:rsidRDefault="003316E4" w:rsidP="000440D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</w:tbl>
          <w:p w14:paraId="385CA053" w14:textId="77777777" w:rsidR="00F123CF" w:rsidRPr="002C27A4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27CF85B2" w14:textId="77777777" w:rsidR="00CE2C9E" w:rsidRPr="005C3104" w:rsidRDefault="00CE2C9E" w:rsidP="00CE2C9E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482A46F" w14:textId="77777777" w:rsidR="00F123CF" w:rsidRPr="002C27A4" w:rsidRDefault="00F123CF" w:rsidP="00F123C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12EAFC3C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5BDB4F54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077F38F0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36B8067C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4CDD9ED5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</w:p>
    <w:p w14:paraId="6D233EC6" w14:textId="77777777" w:rsidR="00F123CF" w:rsidRPr="003A6442" w:rsidRDefault="00F123CF" w:rsidP="00F123C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7C2C1342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41EBC961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</w:p>
    <w:p w14:paraId="0D997891" w14:textId="77777777" w:rsidR="00F123CF" w:rsidRPr="002C27A4" w:rsidRDefault="00F123CF" w:rsidP="00F123CF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F123CF" w:rsidRPr="002C27A4" w14:paraId="0735254C" w14:textId="77777777" w:rsidTr="00140E32">
        <w:trPr>
          <w:trHeight w:val="3240"/>
        </w:trPr>
        <w:tc>
          <w:tcPr>
            <w:tcW w:w="9810" w:type="dxa"/>
          </w:tcPr>
          <w:p w14:paraId="53B2FC7C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148D0887" w14:textId="77777777" w:rsidR="00F123CF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18CD09A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122B6835" w14:textId="77777777" w:rsidR="00F123CF" w:rsidRPr="00254308" w:rsidRDefault="00F123CF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26497EF1" w14:textId="379F4447" w:rsidR="00F123CF" w:rsidRPr="00B77CEF" w:rsidRDefault="00F123CF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B77CEF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Estrelleta Berguera</w:t>
            </w:r>
            <w:r w:rsidR="00F703D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Aclan</w:t>
            </w:r>
          </w:p>
          <w:p w14:paraId="6C979FAE" w14:textId="6C986086" w:rsidR="00F123CF" w:rsidRPr="00912C56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70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F70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F70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1954</w:t>
            </w:r>
          </w:p>
          <w:p w14:paraId="0FD5BA48" w14:textId="4BC68183" w:rsidR="00F123CF" w:rsidRDefault="00F123CF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80F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Sitio, Balanga,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155812C8" w14:textId="77777777" w:rsidR="00F123CF" w:rsidRPr="002C27A4" w:rsidRDefault="00F123CF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6ED54617" w14:textId="77777777" w:rsidR="00F123CF" w:rsidRPr="002C27A4" w:rsidRDefault="00F123CF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F123CF" w:rsidRPr="002C27A4" w14:paraId="5C86C9F1" w14:textId="77777777" w:rsidTr="00140E32">
              <w:tc>
                <w:tcPr>
                  <w:tcW w:w="3194" w:type="dxa"/>
                </w:tcPr>
                <w:p w14:paraId="06EECC7B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1227425C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07297554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F123CF" w:rsidRPr="002C27A4" w14:paraId="380072E6" w14:textId="77777777" w:rsidTr="00140E32">
              <w:tc>
                <w:tcPr>
                  <w:tcW w:w="3194" w:type="dxa"/>
                </w:tcPr>
                <w:p w14:paraId="39FE05C2" w14:textId="7A780D89" w:rsidR="00F123CF" w:rsidRPr="0017709E" w:rsidRDefault="00D80FFB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Fa</w:t>
                  </w:r>
                  <w:r w:rsidR="00CB3A9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ustino V. Aclan</w:t>
                  </w:r>
                </w:p>
              </w:tc>
              <w:tc>
                <w:tcPr>
                  <w:tcW w:w="3195" w:type="dxa"/>
                </w:tcPr>
                <w:p w14:paraId="612FA9D5" w14:textId="02157786" w:rsidR="00F123CF" w:rsidRPr="00D6129A" w:rsidRDefault="000A7A0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02-27</w:t>
                  </w:r>
                  <w:r w:rsidR="005238F3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-2972</w:t>
                  </w:r>
                </w:p>
              </w:tc>
              <w:tc>
                <w:tcPr>
                  <w:tcW w:w="3195" w:type="dxa"/>
                </w:tcPr>
                <w:p w14:paraId="7C933FB8" w14:textId="79954175" w:rsidR="00F123CF" w:rsidRPr="00D8268E" w:rsidRDefault="00CD0ECC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5C9C7D33" w14:textId="77777777" w:rsidTr="00140E32">
              <w:tc>
                <w:tcPr>
                  <w:tcW w:w="3194" w:type="dxa"/>
                </w:tcPr>
                <w:p w14:paraId="0444C18B" w14:textId="1D34FC94" w:rsidR="00F123CF" w:rsidRPr="00AA2CB3" w:rsidRDefault="00CB3A9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Remegio B. Aclan</w:t>
                  </w:r>
                </w:p>
              </w:tc>
              <w:tc>
                <w:tcPr>
                  <w:tcW w:w="3195" w:type="dxa"/>
                </w:tcPr>
                <w:p w14:paraId="5CC198C2" w14:textId="4F71E2CA" w:rsidR="00F123CF" w:rsidRPr="008254A5" w:rsidRDefault="005238F3" w:rsidP="00CD0EC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10-01-1973</w:t>
                  </w:r>
                </w:p>
              </w:tc>
              <w:tc>
                <w:tcPr>
                  <w:tcW w:w="3195" w:type="dxa"/>
                </w:tcPr>
                <w:p w14:paraId="0A0E2B36" w14:textId="1BB45482" w:rsidR="00F123CF" w:rsidRPr="002C27A4" w:rsidRDefault="00F93701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53ED1B76" w14:textId="77777777" w:rsidTr="00140E32">
              <w:tc>
                <w:tcPr>
                  <w:tcW w:w="3194" w:type="dxa"/>
                </w:tcPr>
                <w:p w14:paraId="7A7BEB69" w14:textId="55CFDC1E" w:rsidR="00F123CF" w:rsidRPr="00D6129A" w:rsidRDefault="00CB3A9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Felix B. Aclan</w:t>
                  </w:r>
                </w:p>
              </w:tc>
              <w:tc>
                <w:tcPr>
                  <w:tcW w:w="3195" w:type="dxa"/>
                </w:tcPr>
                <w:p w14:paraId="7F030BD5" w14:textId="1D547CFC" w:rsidR="00F123CF" w:rsidRPr="008254A5" w:rsidRDefault="00D5327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06-10-1975</w:t>
                  </w:r>
                </w:p>
              </w:tc>
              <w:tc>
                <w:tcPr>
                  <w:tcW w:w="3195" w:type="dxa"/>
                </w:tcPr>
                <w:p w14:paraId="32E9F1C7" w14:textId="701AC415" w:rsidR="00F123CF" w:rsidRPr="002C27A4" w:rsidRDefault="00F93701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3B6F7B55" w14:textId="77777777" w:rsidTr="00140E32">
              <w:tc>
                <w:tcPr>
                  <w:tcW w:w="3194" w:type="dxa"/>
                </w:tcPr>
                <w:p w14:paraId="4A43523C" w14:textId="203B337E" w:rsidR="00F123CF" w:rsidRPr="006755E5" w:rsidRDefault="006755E5" w:rsidP="00140E3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755E5">
                    <w:rPr>
                      <w:rFonts w:ascii="Times New Roman" w:hAnsi="Times New Roman" w:cs="Times New Roman"/>
                    </w:rPr>
                    <w:t>Melanio V. Aclan</w:t>
                  </w:r>
                </w:p>
              </w:tc>
              <w:tc>
                <w:tcPr>
                  <w:tcW w:w="3195" w:type="dxa"/>
                </w:tcPr>
                <w:p w14:paraId="13B6B5DF" w14:textId="60E17733" w:rsidR="00F123CF" w:rsidRPr="008254A5" w:rsidRDefault="00D96E9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01-06-1982</w:t>
                  </w:r>
                </w:p>
              </w:tc>
              <w:tc>
                <w:tcPr>
                  <w:tcW w:w="3195" w:type="dxa"/>
                </w:tcPr>
                <w:p w14:paraId="636BD8F8" w14:textId="4DE1570F" w:rsidR="00F123CF" w:rsidRPr="002C27A4" w:rsidRDefault="00F93701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298EEADE" w14:textId="77777777" w:rsidTr="00140E32">
              <w:tc>
                <w:tcPr>
                  <w:tcW w:w="3194" w:type="dxa"/>
                </w:tcPr>
                <w:p w14:paraId="3EDB5288" w14:textId="17C35BAE" w:rsidR="00F123CF" w:rsidRPr="00D6129A" w:rsidRDefault="006755E5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Emeliano B. Aclan</w:t>
                  </w:r>
                </w:p>
              </w:tc>
              <w:tc>
                <w:tcPr>
                  <w:tcW w:w="3195" w:type="dxa"/>
                </w:tcPr>
                <w:p w14:paraId="7EF9FF66" w14:textId="73955BA4" w:rsidR="00F123CF" w:rsidRPr="005E14C0" w:rsidRDefault="00D96E9E" w:rsidP="00CD0EC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02-08-1984</w:t>
                  </w:r>
                </w:p>
              </w:tc>
              <w:tc>
                <w:tcPr>
                  <w:tcW w:w="3195" w:type="dxa"/>
                </w:tcPr>
                <w:p w14:paraId="57C7DDA5" w14:textId="58D5B6FC" w:rsidR="00F123CF" w:rsidRPr="00D8268E" w:rsidRDefault="00F93701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23EC0F39" w14:textId="77777777" w:rsidTr="00140E32">
              <w:tc>
                <w:tcPr>
                  <w:tcW w:w="3194" w:type="dxa"/>
                </w:tcPr>
                <w:p w14:paraId="6AD51E03" w14:textId="2EB9B28C" w:rsidR="00F123CF" w:rsidRPr="00ED0642" w:rsidRDefault="009960BB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Jose B. Aclan</w:t>
                  </w:r>
                </w:p>
              </w:tc>
              <w:tc>
                <w:tcPr>
                  <w:tcW w:w="3195" w:type="dxa"/>
                </w:tcPr>
                <w:p w14:paraId="0CED515A" w14:textId="40792527" w:rsidR="00F123CF" w:rsidRPr="009A2DF1" w:rsidRDefault="00601759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02-04-1986</w:t>
                  </w:r>
                </w:p>
              </w:tc>
              <w:tc>
                <w:tcPr>
                  <w:tcW w:w="3195" w:type="dxa"/>
                </w:tcPr>
                <w:p w14:paraId="0756B1B5" w14:textId="19D9C7E7" w:rsidR="00F123CF" w:rsidRPr="002C27A4" w:rsidRDefault="00F93701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4153631B" w14:textId="77777777" w:rsidTr="00140E32">
              <w:tc>
                <w:tcPr>
                  <w:tcW w:w="3194" w:type="dxa"/>
                </w:tcPr>
                <w:p w14:paraId="3210C677" w14:textId="140DC560" w:rsidR="00F123CF" w:rsidRPr="004B4A23" w:rsidRDefault="009960BB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Cristina A. Macandili</w:t>
                  </w:r>
                </w:p>
              </w:tc>
              <w:tc>
                <w:tcPr>
                  <w:tcW w:w="3195" w:type="dxa"/>
                </w:tcPr>
                <w:p w14:paraId="489A8504" w14:textId="161B6556" w:rsidR="00F123CF" w:rsidRPr="00CE2C9E" w:rsidRDefault="00601759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03-17-1988</w:t>
                  </w:r>
                </w:p>
              </w:tc>
              <w:tc>
                <w:tcPr>
                  <w:tcW w:w="3195" w:type="dxa"/>
                </w:tcPr>
                <w:p w14:paraId="6AEDD6B9" w14:textId="0D94C06C" w:rsidR="00F123CF" w:rsidRPr="002C27A4" w:rsidRDefault="00F93701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F9370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F123CF" w:rsidRPr="002C27A4" w14:paraId="7FE00D6B" w14:textId="77777777" w:rsidTr="00140E32">
              <w:tc>
                <w:tcPr>
                  <w:tcW w:w="3194" w:type="dxa"/>
                </w:tcPr>
                <w:p w14:paraId="370DCBDD" w14:textId="7572316C" w:rsidR="00F123CF" w:rsidRPr="004B4A23" w:rsidRDefault="000A7A0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Jimmy B. Aclan</w:t>
                  </w:r>
                </w:p>
              </w:tc>
              <w:tc>
                <w:tcPr>
                  <w:tcW w:w="3195" w:type="dxa"/>
                </w:tcPr>
                <w:p w14:paraId="2752BAF3" w14:textId="6694D623" w:rsidR="00F123CF" w:rsidRPr="00CE2C9E" w:rsidRDefault="00601759" w:rsidP="00CD0EC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05-16-1989</w:t>
                  </w:r>
                </w:p>
              </w:tc>
              <w:tc>
                <w:tcPr>
                  <w:tcW w:w="3195" w:type="dxa"/>
                </w:tcPr>
                <w:p w14:paraId="2BDAB1B4" w14:textId="52D6A10A" w:rsidR="00F123CF" w:rsidRPr="002C27A4" w:rsidRDefault="00F93701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4EB99C23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516FC991" w14:textId="3E819E54" w:rsidR="00F123CF" w:rsidRPr="004B4A23" w:rsidRDefault="000A7A0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Daisy B. Aclan</w:t>
                  </w:r>
                </w:p>
              </w:tc>
              <w:tc>
                <w:tcPr>
                  <w:tcW w:w="3195" w:type="dxa"/>
                </w:tcPr>
                <w:p w14:paraId="489497B7" w14:textId="15605C1A" w:rsidR="00F123CF" w:rsidRPr="00CE2C9E" w:rsidRDefault="00601759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12-19-1993</w:t>
                  </w:r>
                </w:p>
              </w:tc>
              <w:tc>
                <w:tcPr>
                  <w:tcW w:w="3195" w:type="dxa"/>
                </w:tcPr>
                <w:p w14:paraId="078D31BC" w14:textId="23454F85" w:rsidR="00F123CF" w:rsidRPr="00F93701" w:rsidRDefault="00F93701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9370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5D4493" w:rsidRPr="00A82F00" w14:paraId="380997C4" w14:textId="77777777" w:rsidTr="00140E32">
              <w:tc>
                <w:tcPr>
                  <w:tcW w:w="3194" w:type="dxa"/>
                </w:tcPr>
                <w:p w14:paraId="1DCB0BA7" w14:textId="55637D82" w:rsidR="005D4493" w:rsidRPr="00A82F00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Mario B. Aclan</w:t>
                  </w:r>
                </w:p>
              </w:tc>
              <w:tc>
                <w:tcPr>
                  <w:tcW w:w="3195" w:type="dxa"/>
                </w:tcPr>
                <w:p w14:paraId="118AD34C" w14:textId="5039F885" w:rsidR="005D4493" w:rsidRPr="00A82F00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05-28-1996</w:t>
                  </w:r>
                </w:p>
              </w:tc>
              <w:tc>
                <w:tcPr>
                  <w:tcW w:w="3195" w:type="dxa"/>
                </w:tcPr>
                <w:p w14:paraId="15D8C4FB" w14:textId="2DCDDF9D" w:rsidR="005D4493" w:rsidRPr="00A82F00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66B3426D" w14:textId="77777777" w:rsidTr="00140E32">
              <w:tc>
                <w:tcPr>
                  <w:tcW w:w="3194" w:type="dxa"/>
                </w:tcPr>
                <w:p w14:paraId="41A7D650" w14:textId="5C8A0E9C" w:rsidR="00F123CF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Rainer B. Aclan</w:t>
                  </w:r>
                </w:p>
              </w:tc>
              <w:tc>
                <w:tcPr>
                  <w:tcW w:w="3195" w:type="dxa"/>
                </w:tcPr>
                <w:p w14:paraId="5ED58E9B" w14:textId="2B9B75F3" w:rsidR="00F123CF" w:rsidRPr="00CE2C9E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04-22-2000</w:t>
                  </w:r>
                </w:p>
              </w:tc>
              <w:tc>
                <w:tcPr>
                  <w:tcW w:w="3195" w:type="dxa"/>
                </w:tcPr>
                <w:p w14:paraId="41CCBE74" w14:textId="3A272364" w:rsidR="00F123CF" w:rsidRPr="002C27A4" w:rsidRDefault="005D4493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</w:tbl>
          <w:p w14:paraId="06084B15" w14:textId="77777777" w:rsidR="00F123CF" w:rsidRPr="002C27A4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667F8B2A" w14:textId="77777777" w:rsidR="00CE2C9E" w:rsidRPr="005C3104" w:rsidRDefault="00CE2C9E" w:rsidP="00DB76BF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CE47EB9" w14:textId="77777777" w:rsidR="00F123CF" w:rsidRPr="002C27A4" w:rsidRDefault="00F123CF" w:rsidP="00F123C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04DE35D5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5BC3EFD0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06D3EAB0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0ADF198A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2BE36E11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</w:p>
    <w:p w14:paraId="4F025F16" w14:textId="77777777" w:rsidR="00F123CF" w:rsidRPr="003A6442" w:rsidRDefault="00F123CF" w:rsidP="00F123C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2906B1D3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00E0B589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</w:p>
    <w:p w14:paraId="47A0FFFE" w14:textId="77777777" w:rsidR="00F123CF" w:rsidRPr="002C27A4" w:rsidRDefault="00F123CF" w:rsidP="00F123CF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F123CF" w:rsidRPr="002C27A4" w14:paraId="3C3888EF" w14:textId="77777777" w:rsidTr="00140E32">
        <w:trPr>
          <w:trHeight w:val="3240"/>
        </w:trPr>
        <w:tc>
          <w:tcPr>
            <w:tcW w:w="9810" w:type="dxa"/>
          </w:tcPr>
          <w:p w14:paraId="06898819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6536D755" w14:textId="77777777" w:rsidR="00F123CF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3EFD730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231EF0DB" w14:textId="77777777" w:rsidR="00F123CF" w:rsidRPr="00254308" w:rsidRDefault="00F123CF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750ABFAC" w14:textId="1262CD0A" w:rsidR="00F123CF" w:rsidRPr="001804B6" w:rsidRDefault="00F123CF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1804B6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Arcelita Berguera Santiago</w:t>
            </w:r>
          </w:p>
          <w:p w14:paraId="38681994" w14:textId="5BDD940A" w:rsidR="00F123CF" w:rsidRPr="00912C56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772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="002772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2772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1950</w:t>
            </w:r>
          </w:p>
          <w:p w14:paraId="0CAA126B" w14:textId="19AEA53D" w:rsidR="00F123CF" w:rsidRDefault="00F123CF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2772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Arangin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2772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Naujan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3914991" w14:textId="77777777" w:rsidR="00F123CF" w:rsidRPr="002C27A4" w:rsidRDefault="00F123CF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27C03072" w14:textId="77777777" w:rsidR="00F123CF" w:rsidRPr="002C27A4" w:rsidRDefault="00F123CF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F123CF" w:rsidRPr="002C27A4" w14:paraId="207AFE95" w14:textId="77777777" w:rsidTr="00140E32">
              <w:tc>
                <w:tcPr>
                  <w:tcW w:w="3194" w:type="dxa"/>
                </w:tcPr>
                <w:p w14:paraId="130F4721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4C287BED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4827231E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F123CF" w:rsidRPr="002C27A4" w14:paraId="48608B93" w14:textId="77777777" w:rsidTr="00140E32">
              <w:tc>
                <w:tcPr>
                  <w:tcW w:w="3194" w:type="dxa"/>
                </w:tcPr>
                <w:p w14:paraId="298554F3" w14:textId="4CCF6C57" w:rsidR="00F123CF" w:rsidRPr="0017709E" w:rsidRDefault="00AF06F7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Edilberto B. Santiago</w:t>
                  </w:r>
                </w:p>
              </w:tc>
              <w:tc>
                <w:tcPr>
                  <w:tcW w:w="3195" w:type="dxa"/>
                </w:tcPr>
                <w:p w14:paraId="7B18B84E" w14:textId="0AEBB094" w:rsidR="00F123CF" w:rsidRPr="00D6129A" w:rsidRDefault="00134928" w:rsidP="00DA6FB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03-20-1969</w:t>
                  </w:r>
                </w:p>
              </w:tc>
              <w:tc>
                <w:tcPr>
                  <w:tcW w:w="3195" w:type="dxa"/>
                </w:tcPr>
                <w:p w14:paraId="7E6373DB" w14:textId="4BC8AA94" w:rsidR="00F123CF" w:rsidRPr="00D8268E" w:rsidRDefault="00DA6FB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4B3FBA3B" w14:textId="77777777" w:rsidTr="00140E32">
              <w:tc>
                <w:tcPr>
                  <w:tcW w:w="3194" w:type="dxa"/>
                </w:tcPr>
                <w:p w14:paraId="3AD75959" w14:textId="02163797" w:rsidR="00F123CF" w:rsidRPr="00AA2CB3" w:rsidRDefault="00AF06F7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Armando B. Santiago</w:t>
                  </w:r>
                </w:p>
              </w:tc>
              <w:tc>
                <w:tcPr>
                  <w:tcW w:w="3195" w:type="dxa"/>
                </w:tcPr>
                <w:p w14:paraId="728B8817" w14:textId="5A406EFF" w:rsidR="00F123CF" w:rsidRPr="008254A5" w:rsidRDefault="004C5AD3" w:rsidP="00DA6FB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11-28-1971</w:t>
                  </w:r>
                </w:p>
              </w:tc>
              <w:tc>
                <w:tcPr>
                  <w:tcW w:w="3195" w:type="dxa"/>
                </w:tcPr>
                <w:p w14:paraId="6DF0D59C" w14:textId="1601F1AC" w:rsidR="00F123CF" w:rsidRPr="002C27A4" w:rsidRDefault="00DA6FB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41993723" w14:textId="77777777" w:rsidTr="00140E32">
              <w:tc>
                <w:tcPr>
                  <w:tcW w:w="3194" w:type="dxa"/>
                </w:tcPr>
                <w:p w14:paraId="66D84D50" w14:textId="75C6ED2D" w:rsidR="00F123CF" w:rsidRPr="00D6129A" w:rsidRDefault="002B6A0C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Evelyn S. Rivera</w:t>
                  </w:r>
                </w:p>
              </w:tc>
              <w:tc>
                <w:tcPr>
                  <w:tcW w:w="3195" w:type="dxa"/>
                </w:tcPr>
                <w:p w14:paraId="131AD4C6" w14:textId="3C707924" w:rsidR="00F123CF" w:rsidRPr="008254A5" w:rsidRDefault="004C5AD3" w:rsidP="00DA6FB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12-28-1973</w:t>
                  </w:r>
                </w:p>
              </w:tc>
              <w:tc>
                <w:tcPr>
                  <w:tcW w:w="3195" w:type="dxa"/>
                </w:tcPr>
                <w:p w14:paraId="07617A30" w14:textId="5D351D12" w:rsidR="00F123CF" w:rsidRPr="002C27A4" w:rsidRDefault="00DA6FB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DA6FB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F123CF" w:rsidRPr="002C27A4" w14:paraId="29A4CFD8" w14:textId="77777777" w:rsidTr="00140E32">
              <w:tc>
                <w:tcPr>
                  <w:tcW w:w="3194" w:type="dxa"/>
                </w:tcPr>
                <w:p w14:paraId="2DE5204B" w14:textId="20FD4C02" w:rsidR="00F123CF" w:rsidRPr="00134928" w:rsidRDefault="002B6A0C" w:rsidP="00140E3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34928">
                    <w:rPr>
                      <w:rFonts w:ascii="Times New Roman" w:hAnsi="Times New Roman" w:cs="Times New Roman"/>
                    </w:rPr>
                    <w:t xml:space="preserve">Diobe </w:t>
                  </w:r>
                  <w:r w:rsidRPr="0013492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B. Santiago</w:t>
                  </w:r>
                </w:p>
              </w:tc>
              <w:tc>
                <w:tcPr>
                  <w:tcW w:w="3195" w:type="dxa"/>
                </w:tcPr>
                <w:p w14:paraId="4A14AA46" w14:textId="3114F81F" w:rsidR="00F123CF" w:rsidRPr="008254A5" w:rsidRDefault="003A64DB" w:rsidP="00DA6FB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02-07-1976</w:t>
                  </w:r>
                </w:p>
              </w:tc>
              <w:tc>
                <w:tcPr>
                  <w:tcW w:w="3195" w:type="dxa"/>
                </w:tcPr>
                <w:p w14:paraId="15D50EC8" w14:textId="63A10F46" w:rsidR="00F123CF" w:rsidRPr="002C27A4" w:rsidRDefault="00DA6FB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2C2C6EFC" w14:textId="77777777" w:rsidTr="00140E32">
              <w:tc>
                <w:tcPr>
                  <w:tcW w:w="3194" w:type="dxa"/>
                </w:tcPr>
                <w:p w14:paraId="32C66C5C" w14:textId="68C81116" w:rsidR="00F123CF" w:rsidRPr="00BC6F89" w:rsidRDefault="00BC6F89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Benjamin B. Santiago</w:t>
                  </w:r>
                </w:p>
              </w:tc>
              <w:tc>
                <w:tcPr>
                  <w:tcW w:w="3195" w:type="dxa"/>
                </w:tcPr>
                <w:p w14:paraId="0137C591" w14:textId="5C9E1E18" w:rsidR="00F123CF" w:rsidRPr="005E14C0" w:rsidRDefault="003A64DB" w:rsidP="00DA6FB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06-27-1978</w:t>
                  </w:r>
                </w:p>
              </w:tc>
              <w:tc>
                <w:tcPr>
                  <w:tcW w:w="3195" w:type="dxa"/>
                </w:tcPr>
                <w:p w14:paraId="53A2EB5F" w14:textId="489B54E9" w:rsidR="00F123CF" w:rsidRPr="00D8268E" w:rsidRDefault="00DA6FBE" w:rsidP="00DA6FBE">
                  <w:pPr>
                    <w:tabs>
                      <w:tab w:val="left" w:pos="826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214BBFD6" w14:textId="77777777" w:rsidTr="00140E32">
              <w:tc>
                <w:tcPr>
                  <w:tcW w:w="3194" w:type="dxa"/>
                </w:tcPr>
                <w:p w14:paraId="3FAA85D3" w14:textId="5E1F9AE3" w:rsidR="00F123CF" w:rsidRPr="00ED0642" w:rsidRDefault="00BC6F89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Ricky B. Santiago</w:t>
                  </w:r>
                </w:p>
              </w:tc>
              <w:tc>
                <w:tcPr>
                  <w:tcW w:w="3195" w:type="dxa"/>
                </w:tcPr>
                <w:p w14:paraId="0BDCC60C" w14:textId="12FDDF3F" w:rsidR="00F123CF" w:rsidRPr="009A2DF1" w:rsidRDefault="003A64DB" w:rsidP="00DA6FB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05-20-1980</w:t>
                  </w:r>
                </w:p>
              </w:tc>
              <w:tc>
                <w:tcPr>
                  <w:tcW w:w="3195" w:type="dxa"/>
                </w:tcPr>
                <w:p w14:paraId="2FA67E65" w14:textId="0A15597F" w:rsidR="00F123CF" w:rsidRPr="002C27A4" w:rsidRDefault="00DA6FB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30D76E51" w14:textId="77777777" w:rsidTr="00140E32">
              <w:tc>
                <w:tcPr>
                  <w:tcW w:w="3194" w:type="dxa"/>
                </w:tcPr>
                <w:p w14:paraId="720B31BB" w14:textId="5193C5D5" w:rsidR="00F123CF" w:rsidRPr="004B4A23" w:rsidRDefault="00BC6F89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Susan S. Macandili</w:t>
                  </w:r>
                </w:p>
              </w:tc>
              <w:tc>
                <w:tcPr>
                  <w:tcW w:w="3195" w:type="dxa"/>
                </w:tcPr>
                <w:p w14:paraId="327FCD98" w14:textId="5B6F47E6" w:rsidR="00F123CF" w:rsidRPr="00CE2C9E" w:rsidRDefault="003A64DB" w:rsidP="00DA6FB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09-01-1986</w:t>
                  </w:r>
                </w:p>
              </w:tc>
              <w:tc>
                <w:tcPr>
                  <w:tcW w:w="3195" w:type="dxa"/>
                </w:tcPr>
                <w:p w14:paraId="6BFF0108" w14:textId="2353A618" w:rsidR="00F123CF" w:rsidRPr="00DA6FBE" w:rsidRDefault="00DA6FBE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A6FB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F123CF" w:rsidRPr="002C27A4" w14:paraId="3F70CE24" w14:textId="77777777" w:rsidTr="00140E32">
              <w:tc>
                <w:tcPr>
                  <w:tcW w:w="3194" w:type="dxa"/>
                </w:tcPr>
                <w:p w14:paraId="53AFEE2B" w14:textId="5928C880" w:rsidR="00F123CF" w:rsidRPr="004B4A23" w:rsidRDefault="005D0AC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Mark Jayson B. Santiago</w:t>
                  </w:r>
                </w:p>
              </w:tc>
              <w:tc>
                <w:tcPr>
                  <w:tcW w:w="3195" w:type="dxa"/>
                </w:tcPr>
                <w:p w14:paraId="1F50D22C" w14:textId="4BB118AD" w:rsidR="00F123CF" w:rsidRPr="00CE2C9E" w:rsidRDefault="003A64DB" w:rsidP="00DA6FB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02-13-1989</w:t>
                  </w:r>
                </w:p>
              </w:tc>
              <w:tc>
                <w:tcPr>
                  <w:tcW w:w="3195" w:type="dxa"/>
                </w:tcPr>
                <w:p w14:paraId="7A9BA0B2" w14:textId="7017115C" w:rsidR="00F123CF" w:rsidRPr="002C27A4" w:rsidRDefault="00DA6FB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19472F4A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65A1101F" w14:textId="054A67C9" w:rsidR="00F123CF" w:rsidRPr="004B4A23" w:rsidRDefault="005D0AC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Randy B. Santiago</w:t>
                  </w:r>
                </w:p>
              </w:tc>
              <w:tc>
                <w:tcPr>
                  <w:tcW w:w="3195" w:type="dxa"/>
                </w:tcPr>
                <w:p w14:paraId="6EF45551" w14:textId="1339059F" w:rsidR="00F123CF" w:rsidRPr="00CE2C9E" w:rsidRDefault="00DA6FBE" w:rsidP="00DA6FB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06-14-1991</w:t>
                  </w:r>
                </w:p>
              </w:tc>
              <w:tc>
                <w:tcPr>
                  <w:tcW w:w="3195" w:type="dxa"/>
                </w:tcPr>
                <w:p w14:paraId="2E79FF62" w14:textId="4001E76A" w:rsidR="00F123CF" w:rsidRPr="002C27A4" w:rsidRDefault="00DA6FBE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40D10620" w14:textId="77777777" w:rsidTr="00140E32">
              <w:tc>
                <w:tcPr>
                  <w:tcW w:w="3194" w:type="dxa"/>
                </w:tcPr>
                <w:p w14:paraId="5AEDF7CF" w14:textId="77777777" w:rsidR="00F123CF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6489670" w14:textId="77777777" w:rsidR="00F123CF" w:rsidRPr="00CE2C9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9C04983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DE4C3CE" w14:textId="77777777" w:rsidR="00F123CF" w:rsidRPr="002C27A4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5FEA89BB" w14:textId="77777777" w:rsidR="00DB76BF" w:rsidRDefault="00DB76BF" w:rsidP="00F123CF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249FFBC" w14:textId="77777777" w:rsidR="00F123CF" w:rsidRPr="002C27A4" w:rsidRDefault="00F123CF" w:rsidP="00F123C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3BE47EBA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47DE7E96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3DAB123D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66E78E84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5C534E6B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</w:p>
    <w:p w14:paraId="02F4515E" w14:textId="77777777" w:rsidR="00F123CF" w:rsidRPr="003A6442" w:rsidRDefault="00F123CF" w:rsidP="00F123C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71E2253D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0BBB87CE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</w:p>
    <w:p w14:paraId="3455B0F2" w14:textId="77777777" w:rsidR="00F123CF" w:rsidRPr="002C27A4" w:rsidRDefault="00F123CF" w:rsidP="00F123CF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F123CF" w:rsidRPr="002C27A4" w14:paraId="025135F8" w14:textId="77777777" w:rsidTr="00140E32">
        <w:trPr>
          <w:trHeight w:val="3240"/>
        </w:trPr>
        <w:tc>
          <w:tcPr>
            <w:tcW w:w="9810" w:type="dxa"/>
          </w:tcPr>
          <w:p w14:paraId="5671F5DA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6CF1800A" w14:textId="77777777" w:rsidR="00F123CF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7C9E34B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672157D6" w14:textId="77777777" w:rsidR="00F123CF" w:rsidRPr="00254308" w:rsidRDefault="00F123CF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0533914D" w14:textId="4F005518" w:rsidR="00F123CF" w:rsidRPr="00FA7F68" w:rsidRDefault="00F123CF" w:rsidP="00140E32">
            <w:pPr>
              <w:ind w:left="28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064CE9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Maria Cristina Zaulda Ordinado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2659E14F" w14:textId="40D22388" w:rsidR="00F123CF" w:rsidRPr="00912C56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56B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A56B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8-</w:t>
            </w:r>
            <w:r w:rsidR="00A56B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1993</w:t>
            </w:r>
          </w:p>
          <w:p w14:paraId="61255F3A" w14:textId="391291C7" w:rsidR="00F123CF" w:rsidRDefault="00F123CF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A56B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Sitio Balanga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A56B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Batin</w:t>
            </w:r>
            <w:r w:rsidR="00EC6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1C31181" w14:textId="77777777" w:rsidR="00F123CF" w:rsidRPr="002C27A4" w:rsidRDefault="00F123CF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63836F1B" w14:textId="77777777" w:rsidR="00F123CF" w:rsidRPr="002C27A4" w:rsidRDefault="00F123CF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F123CF" w:rsidRPr="002C27A4" w14:paraId="244A1DB4" w14:textId="77777777" w:rsidTr="00140E32">
              <w:tc>
                <w:tcPr>
                  <w:tcW w:w="3194" w:type="dxa"/>
                </w:tcPr>
                <w:p w14:paraId="444A58B8" w14:textId="77777777" w:rsidR="00F123CF" w:rsidRPr="002C27A4" w:rsidRDefault="00F123CF" w:rsidP="00EC699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733A529F" w14:textId="77777777" w:rsidR="00F123CF" w:rsidRPr="002C27A4" w:rsidRDefault="00F123CF" w:rsidP="00EC699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1F809E6A" w14:textId="77777777" w:rsidR="00F123CF" w:rsidRPr="002C27A4" w:rsidRDefault="00F123CF" w:rsidP="00EC699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F123CF" w:rsidRPr="002C27A4" w14:paraId="4957FF7B" w14:textId="77777777" w:rsidTr="00140E32">
              <w:tc>
                <w:tcPr>
                  <w:tcW w:w="3194" w:type="dxa"/>
                </w:tcPr>
                <w:p w14:paraId="4A624A06" w14:textId="7FEE3CD3" w:rsidR="00F123CF" w:rsidRPr="0017709E" w:rsidRDefault="00766B63" w:rsidP="00EC699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Ma. Janica Zau</w:t>
                  </w:r>
                  <w:r w:rsidR="008369C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</w:t>
                  </w:r>
                </w:p>
              </w:tc>
              <w:tc>
                <w:tcPr>
                  <w:tcW w:w="3195" w:type="dxa"/>
                </w:tcPr>
                <w:p w14:paraId="37BE9488" w14:textId="6A9DEC28" w:rsidR="00F123CF" w:rsidRPr="00D6129A" w:rsidRDefault="008369CA" w:rsidP="00EC699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06-21-</w:t>
                  </w:r>
                  <w:r w:rsidR="00850D2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2012</w:t>
                  </w:r>
                </w:p>
              </w:tc>
              <w:tc>
                <w:tcPr>
                  <w:tcW w:w="3195" w:type="dxa"/>
                </w:tcPr>
                <w:p w14:paraId="255502C5" w14:textId="54422FA1" w:rsidR="00F123CF" w:rsidRPr="00D8268E" w:rsidRDefault="00850D26" w:rsidP="00EC699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A6FB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F123CF" w:rsidRPr="002C27A4" w14:paraId="1F16CEEF" w14:textId="77777777" w:rsidTr="00140E32">
              <w:tc>
                <w:tcPr>
                  <w:tcW w:w="3194" w:type="dxa"/>
                </w:tcPr>
                <w:p w14:paraId="4FF0E933" w14:textId="4486B867" w:rsidR="00F123CF" w:rsidRPr="00AA2CB3" w:rsidRDefault="00766B63" w:rsidP="00EC699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Cris Ivan </w:t>
                  </w:r>
                  <w:r w:rsidR="008369C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Z. Ordinado</w:t>
                  </w:r>
                </w:p>
              </w:tc>
              <w:tc>
                <w:tcPr>
                  <w:tcW w:w="3195" w:type="dxa"/>
                </w:tcPr>
                <w:p w14:paraId="682F295C" w14:textId="64631D9A" w:rsidR="00F123CF" w:rsidRPr="008254A5" w:rsidRDefault="00850D26" w:rsidP="00EC699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05-18-2019</w:t>
                  </w:r>
                </w:p>
              </w:tc>
              <w:tc>
                <w:tcPr>
                  <w:tcW w:w="3195" w:type="dxa"/>
                </w:tcPr>
                <w:p w14:paraId="74529479" w14:textId="17B6181D" w:rsidR="00F123CF" w:rsidRPr="00850D26" w:rsidRDefault="00850D26" w:rsidP="00EC699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50D2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66C838FC" w14:textId="77777777" w:rsidTr="00140E32">
              <w:tc>
                <w:tcPr>
                  <w:tcW w:w="3194" w:type="dxa"/>
                </w:tcPr>
                <w:p w14:paraId="490D6CBB" w14:textId="77777777" w:rsidR="00F123CF" w:rsidRPr="00D6129A" w:rsidRDefault="00F123CF" w:rsidP="00EC699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3112DD5" w14:textId="77777777" w:rsidR="00F123CF" w:rsidRPr="008254A5" w:rsidRDefault="00F123CF" w:rsidP="00EC699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5180D6F" w14:textId="77777777" w:rsidR="00F123CF" w:rsidRPr="002C27A4" w:rsidRDefault="00F123CF" w:rsidP="00EC699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137683CF" w14:textId="77777777" w:rsidTr="00140E32">
              <w:tc>
                <w:tcPr>
                  <w:tcW w:w="3194" w:type="dxa"/>
                </w:tcPr>
                <w:p w14:paraId="2A3EF756" w14:textId="77777777" w:rsidR="00F123CF" w:rsidRPr="00584DE3" w:rsidRDefault="00F123CF" w:rsidP="00EC6991">
                  <w:pPr>
                    <w:jc w:val="center"/>
                  </w:pPr>
                </w:p>
              </w:tc>
              <w:tc>
                <w:tcPr>
                  <w:tcW w:w="3195" w:type="dxa"/>
                </w:tcPr>
                <w:p w14:paraId="4CA36546" w14:textId="77777777" w:rsidR="00F123CF" w:rsidRPr="008254A5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3710FC3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6AEB6B9A" w14:textId="77777777" w:rsidTr="00140E32">
              <w:tc>
                <w:tcPr>
                  <w:tcW w:w="3194" w:type="dxa"/>
                </w:tcPr>
                <w:p w14:paraId="44AB591E" w14:textId="77777777" w:rsidR="00F123CF" w:rsidRPr="00D6129A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C86A139" w14:textId="77777777" w:rsidR="00F123CF" w:rsidRPr="005E14C0" w:rsidRDefault="00F123CF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3E3F2EE" w14:textId="77777777" w:rsidR="00F123CF" w:rsidRPr="00D8268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39F8E10F" w14:textId="77777777" w:rsidTr="00140E32">
              <w:tc>
                <w:tcPr>
                  <w:tcW w:w="3194" w:type="dxa"/>
                </w:tcPr>
                <w:p w14:paraId="648BD64C" w14:textId="77777777" w:rsidR="00F123CF" w:rsidRPr="00ED0642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3A91C6A" w14:textId="77777777" w:rsidR="00F123CF" w:rsidRPr="009A2DF1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9B4038B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060A4A71" w14:textId="77777777" w:rsidTr="00140E32">
              <w:tc>
                <w:tcPr>
                  <w:tcW w:w="3194" w:type="dxa"/>
                </w:tcPr>
                <w:p w14:paraId="1BDED611" w14:textId="77777777" w:rsidR="00F123CF" w:rsidRPr="004B4A23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EC706F1" w14:textId="77777777" w:rsidR="00F123CF" w:rsidRPr="00CE2C9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462314E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052990B6" w14:textId="77777777" w:rsidTr="00140E32">
              <w:tc>
                <w:tcPr>
                  <w:tcW w:w="3194" w:type="dxa"/>
                </w:tcPr>
                <w:p w14:paraId="53D68101" w14:textId="77777777" w:rsidR="00F123CF" w:rsidRPr="004B4A23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71FE6CB" w14:textId="77777777" w:rsidR="00F123CF" w:rsidRPr="00CE2C9E" w:rsidRDefault="00F123CF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DE5D502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080DF619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26A14792" w14:textId="77777777" w:rsidR="00F123CF" w:rsidRPr="004B4A23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4438163" w14:textId="77777777" w:rsidR="00F123CF" w:rsidRPr="00CE2C9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CC7622B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07863228" w14:textId="77777777" w:rsidTr="00140E32">
              <w:tc>
                <w:tcPr>
                  <w:tcW w:w="3194" w:type="dxa"/>
                </w:tcPr>
                <w:p w14:paraId="1AA6D4E8" w14:textId="77777777" w:rsidR="00F123CF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D428820" w14:textId="77777777" w:rsidR="00F123CF" w:rsidRPr="00CE2C9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C6CDDCF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23EE7D9" w14:textId="77777777" w:rsidR="00F123CF" w:rsidRPr="002C27A4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2EA1DA8C" w14:textId="77777777" w:rsidR="00F123CF" w:rsidRDefault="00F123CF" w:rsidP="00F123CF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8AFBDA1" w14:textId="77777777" w:rsidR="00F123CF" w:rsidRPr="002C27A4" w:rsidRDefault="00F123CF" w:rsidP="00F123C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190AA4DE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48638C80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2E11D8A7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7DB14373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1475893E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</w:p>
    <w:p w14:paraId="7C1EC9BD" w14:textId="77777777" w:rsidR="00F123CF" w:rsidRPr="003A6442" w:rsidRDefault="00F123CF" w:rsidP="00F123C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442E5D08" w14:textId="77777777" w:rsidR="00F123CF" w:rsidRPr="002C27A4" w:rsidRDefault="00F123CF" w:rsidP="00F123CF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41B3E209" w14:textId="77777777" w:rsidR="00F123CF" w:rsidRPr="003A6442" w:rsidRDefault="00F123CF" w:rsidP="00F123CF">
      <w:pPr>
        <w:jc w:val="center"/>
        <w:rPr>
          <w:rFonts w:ascii="Times New Roman" w:hAnsi="Times New Roman" w:cs="Times New Roman"/>
        </w:rPr>
      </w:pPr>
    </w:p>
    <w:p w14:paraId="2CF33CDA" w14:textId="77777777" w:rsidR="00F123CF" w:rsidRPr="002C27A4" w:rsidRDefault="00F123CF" w:rsidP="00F123CF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F123CF" w:rsidRPr="002C27A4" w14:paraId="7F0E4E9C" w14:textId="77777777" w:rsidTr="00140E32">
        <w:trPr>
          <w:trHeight w:val="3240"/>
        </w:trPr>
        <w:tc>
          <w:tcPr>
            <w:tcW w:w="9810" w:type="dxa"/>
          </w:tcPr>
          <w:p w14:paraId="0A7238E9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5AFE0195" w14:textId="77777777" w:rsidR="00F123CF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5D8FA125" w14:textId="77777777" w:rsidR="00F123CF" w:rsidRPr="002C27A4" w:rsidRDefault="00F123CF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6A25F77C" w14:textId="77777777" w:rsidR="00F123CF" w:rsidRPr="00254308" w:rsidRDefault="00F123CF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4D94313A" w14:textId="1E273A72" w:rsidR="00F123CF" w:rsidRPr="007950B4" w:rsidRDefault="00F123CF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7950B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Ronalyn Bonquin Aclan</w:t>
            </w:r>
          </w:p>
          <w:p w14:paraId="49316E76" w14:textId="675AD891" w:rsidR="00F123CF" w:rsidRPr="00912C56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950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7950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7950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1992</w:t>
            </w:r>
          </w:p>
          <w:p w14:paraId="08679065" w14:textId="54450072" w:rsidR="00F123CF" w:rsidRDefault="00F123CF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950B4" w:rsidRPr="007950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Sitio</w:t>
            </w:r>
            <w:r w:rsidR="00795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950B4" w:rsidRPr="007950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Anilao</w:t>
            </w:r>
            <w:r w:rsidR="00795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081B18E9" w14:textId="77777777" w:rsidR="00F123CF" w:rsidRPr="002C27A4" w:rsidRDefault="00F123CF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12974830" w14:textId="77777777" w:rsidR="00F123CF" w:rsidRPr="002C27A4" w:rsidRDefault="00F123CF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F123CF" w:rsidRPr="002C27A4" w14:paraId="1C0B9C60" w14:textId="77777777" w:rsidTr="00140E32">
              <w:tc>
                <w:tcPr>
                  <w:tcW w:w="3194" w:type="dxa"/>
                </w:tcPr>
                <w:p w14:paraId="50B90CFD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66341E8C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7884DC7D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F123CF" w:rsidRPr="002C27A4" w14:paraId="51766FCD" w14:textId="77777777" w:rsidTr="00140E32">
              <w:tc>
                <w:tcPr>
                  <w:tcW w:w="3194" w:type="dxa"/>
                </w:tcPr>
                <w:p w14:paraId="047AD72F" w14:textId="0943FFCE" w:rsidR="00F123CF" w:rsidRPr="0017709E" w:rsidRDefault="007950B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Joyce B. Aclan</w:t>
                  </w:r>
                </w:p>
              </w:tc>
              <w:tc>
                <w:tcPr>
                  <w:tcW w:w="3195" w:type="dxa"/>
                </w:tcPr>
                <w:p w14:paraId="779DE469" w14:textId="23060C0B" w:rsidR="00F123CF" w:rsidRPr="00D6129A" w:rsidRDefault="007950B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10-03-</w:t>
                  </w:r>
                  <w:r w:rsidR="00B668CC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2010</w:t>
                  </w:r>
                </w:p>
              </w:tc>
              <w:tc>
                <w:tcPr>
                  <w:tcW w:w="3195" w:type="dxa"/>
                </w:tcPr>
                <w:p w14:paraId="7F509524" w14:textId="4A252139" w:rsidR="00F123CF" w:rsidRPr="00D8268E" w:rsidRDefault="00B668CC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B668CC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F123CF" w:rsidRPr="002C27A4" w14:paraId="3DEED4FC" w14:textId="77777777" w:rsidTr="00140E32">
              <w:tc>
                <w:tcPr>
                  <w:tcW w:w="3194" w:type="dxa"/>
                </w:tcPr>
                <w:p w14:paraId="47ABF0B3" w14:textId="2751A065" w:rsidR="00F123CF" w:rsidRPr="00AA2CB3" w:rsidRDefault="007950B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Junior B. Aclan</w:t>
                  </w:r>
                </w:p>
              </w:tc>
              <w:tc>
                <w:tcPr>
                  <w:tcW w:w="3195" w:type="dxa"/>
                </w:tcPr>
                <w:p w14:paraId="2A3DEC14" w14:textId="698A5517" w:rsidR="00F123CF" w:rsidRPr="008254A5" w:rsidRDefault="00B668CC" w:rsidP="00B668C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08-08-2016</w:t>
                  </w:r>
                </w:p>
              </w:tc>
              <w:tc>
                <w:tcPr>
                  <w:tcW w:w="3195" w:type="dxa"/>
                </w:tcPr>
                <w:p w14:paraId="24968812" w14:textId="60EE1859" w:rsidR="00F123CF" w:rsidRPr="00B668CC" w:rsidRDefault="00B668CC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123CF" w:rsidRPr="002C27A4" w14:paraId="501C5948" w14:textId="77777777" w:rsidTr="00140E32">
              <w:tc>
                <w:tcPr>
                  <w:tcW w:w="3194" w:type="dxa"/>
                </w:tcPr>
                <w:p w14:paraId="0E6D951A" w14:textId="77777777" w:rsidR="00F123CF" w:rsidRPr="00D6129A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CFDB9D9" w14:textId="77777777" w:rsidR="00F123CF" w:rsidRPr="008254A5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CCF8489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54313023" w14:textId="77777777" w:rsidTr="00140E32">
              <w:tc>
                <w:tcPr>
                  <w:tcW w:w="3194" w:type="dxa"/>
                </w:tcPr>
                <w:p w14:paraId="6A99ED01" w14:textId="77777777" w:rsidR="00F123CF" w:rsidRPr="00584DE3" w:rsidRDefault="00F123CF" w:rsidP="00140E32">
                  <w:pPr>
                    <w:jc w:val="center"/>
                  </w:pPr>
                </w:p>
              </w:tc>
              <w:tc>
                <w:tcPr>
                  <w:tcW w:w="3195" w:type="dxa"/>
                </w:tcPr>
                <w:p w14:paraId="2E263501" w14:textId="77777777" w:rsidR="00F123CF" w:rsidRPr="008254A5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ACC2196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0921F75F" w14:textId="77777777" w:rsidTr="00140E32">
              <w:tc>
                <w:tcPr>
                  <w:tcW w:w="3194" w:type="dxa"/>
                </w:tcPr>
                <w:p w14:paraId="7E1094D7" w14:textId="77777777" w:rsidR="00F123CF" w:rsidRPr="00D6129A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D2AEC0C" w14:textId="77777777" w:rsidR="00F123CF" w:rsidRPr="005E14C0" w:rsidRDefault="00F123CF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2AE7095" w14:textId="77777777" w:rsidR="00F123CF" w:rsidRPr="00D8268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77468054" w14:textId="77777777" w:rsidTr="00140E32">
              <w:tc>
                <w:tcPr>
                  <w:tcW w:w="3194" w:type="dxa"/>
                </w:tcPr>
                <w:p w14:paraId="771BB8EC" w14:textId="77777777" w:rsidR="00F123CF" w:rsidRPr="00ED0642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D922586" w14:textId="77777777" w:rsidR="00F123CF" w:rsidRPr="009A2DF1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AB6862E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190A9629" w14:textId="77777777" w:rsidTr="00140E32">
              <w:tc>
                <w:tcPr>
                  <w:tcW w:w="3194" w:type="dxa"/>
                </w:tcPr>
                <w:p w14:paraId="66B60CC0" w14:textId="77777777" w:rsidR="00F123CF" w:rsidRPr="004B4A23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11413DD" w14:textId="77777777" w:rsidR="00F123CF" w:rsidRPr="00CE2C9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A4AF7A1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50292AC6" w14:textId="77777777" w:rsidTr="00140E32">
              <w:tc>
                <w:tcPr>
                  <w:tcW w:w="3194" w:type="dxa"/>
                </w:tcPr>
                <w:p w14:paraId="462F5EFD" w14:textId="77777777" w:rsidR="00F123CF" w:rsidRPr="004B4A23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25BDD50" w14:textId="77777777" w:rsidR="00F123CF" w:rsidRPr="00CE2C9E" w:rsidRDefault="00F123CF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94611E4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5604425B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565ACAB1" w14:textId="77777777" w:rsidR="00F123CF" w:rsidRPr="004B4A23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41EBD31" w14:textId="77777777" w:rsidR="00F123CF" w:rsidRPr="00CE2C9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A4CF949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F123CF" w:rsidRPr="002C27A4" w14:paraId="51EE9370" w14:textId="77777777" w:rsidTr="00140E32">
              <w:tc>
                <w:tcPr>
                  <w:tcW w:w="3194" w:type="dxa"/>
                </w:tcPr>
                <w:p w14:paraId="7C7278EB" w14:textId="77777777" w:rsidR="00F123CF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E95C3BC" w14:textId="77777777" w:rsidR="00F123CF" w:rsidRPr="00CE2C9E" w:rsidRDefault="00F123C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282E095" w14:textId="77777777" w:rsidR="00F123CF" w:rsidRPr="002C27A4" w:rsidRDefault="00F123C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89B0B53" w14:textId="77777777" w:rsidR="00F123CF" w:rsidRPr="002C27A4" w:rsidRDefault="00F123CF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340897AE" w14:textId="77777777" w:rsidR="00F123CF" w:rsidRDefault="00F123CF" w:rsidP="00F123CF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E79AA4F" w14:textId="77777777" w:rsidR="00C44158" w:rsidRPr="002C27A4" w:rsidRDefault="00C44158" w:rsidP="00C441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1C87995B" w14:textId="77777777" w:rsidR="00C44158" w:rsidRPr="003A6442" w:rsidRDefault="00C44158" w:rsidP="00C44158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1912E6E4" w14:textId="77777777" w:rsidR="00C44158" w:rsidRPr="003A6442" w:rsidRDefault="00C44158" w:rsidP="00C44158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05308077" w14:textId="77777777" w:rsidR="00C44158" w:rsidRPr="003A6442" w:rsidRDefault="00C44158" w:rsidP="00C44158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30BCFB38" w14:textId="77777777" w:rsidR="00C44158" w:rsidRPr="002C27A4" w:rsidRDefault="00C44158" w:rsidP="00C44158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5CFE70B4" w14:textId="77777777" w:rsidR="00C44158" w:rsidRPr="002C27A4" w:rsidRDefault="00C44158" w:rsidP="00C44158">
      <w:pPr>
        <w:jc w:val="center"/>
        <w:rPr>
          <w:rFonts w:ascii="Times New Roman" w:hAnsi="Times New Roman" w:cs="Times New Roman"/>
          <w:b/>
          <w:bCs/>
        </w:rPr>
      </w:pPr>
    </w:p>
    <w:p w14:paraId="28368FAB" w14:textId="77777777" w:rsidR="00C44158" w:rsidRPr="003A6442" w:rsidRDefault="00C44158" w:rsidP="00C4415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50326AA3" w14:textId="77777777" w:rsidR="00C44158" w:rsidRPr="002C27A4" w:rsidRDefault="00C44158" w:rsidP="00C44158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3931CF0D" w14:textId="77777777" w:rsidR="00C44158" w:rsidRPr="003A6442" w:rsidRDefault="00C44158" w:rsidP="00C44158">
      <w:pPr>
        <w:jc w:val="center"/>
        <w:rPr>
          <w:rFonts w:ascii="Times New Roman" w:hAnsi="Times New Roman" w:cs="Times New Roman"/>
        </w:rPr>
      </w:pPr>
    </w:p>
    <w:p w14:paraId="46E0E569" w14:textId="77777777" w:rsidR="00C44158" w:rsidRPr="002C27A4" w:rsidRDefault="00C44158" w:rsidP="00C44158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C44158" w:rsidRPr="002C27A4" w14:paraId="41B71BB4" w14:textId="77777777" w:rsidTr="00140E32">
        <w:trPr>
          <w:trHeight w:val="3240"/>
        </w:trPr>
        <w:tc>
          <w:tcPr>
            <w:tcW w:w="9810" w:type="dxa"/>
          </w:tcPr>
          <w:p w14:paraId="3CCDD61F" w14:textId="77777777" w:rsidR="00C44158" w:rsidRPr="002C27A4" w:rsidRDefault="00C44158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3F9C2918" w14:textId="77777777" w:rsidR="00C44158" w:rsidRDefault="00C44158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64E162A5" w14:textId="77777777" w:rsidR="00C44158" w:rsidRPr="002C27A4" w:rsidRDefault="00C44158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3592477B" w14:textId="77777777" w:rsidR="00C44158" w:rsidRPr="00254308" w:rsidRDefault="00C44158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47CD16F8" w14:textId="77777777" w:rsidR="00C44158" w:rsidRPr="00AD11D3" w:rsidRDefault="00C44158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Macaria Evangelista Soriano</w:t>
            </w:r>
          </w:p>
          <w:p w14:paraId="21F70768" w14:textId="645E4F89" w:rsidR="00C44158" w:rsidRPr="00912C56" w:rsidRDefault="00C44158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34A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934A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934A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1965</w:t>
            </w:r>
          </w:p>
          <w:p w14:paraId="1CE3D60F" w14:textId="390E06F7" w:rsidR="00C44158" w:rsidRDefault="00C44158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401B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Balaasan,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6B97B68B" w14:textId="77777777" w:rsidR="00C44158" w:rsidRPr="002C27A4" w:rsidRDefault="00C44158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3642DC12" w14:textId="77777777" w:rsidR="00C44158" w:rsidRPr="002C27A4" w:rsidRDefault="00C44158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C44158" w:rsidRPr="002C27A4" w14:paraId="0610B69B" w14:textId="77777777" w:rsidTr="00140E32">
              <w:tc>
                <w:tcPr>
                  <w:tcW w:w="3194" w:type="dxa"/>
                </w:tcPr>
                <w:p w14:paraId="3E0175D5" w14:textId="77777777" w:rsidR="00C44158" w:rsidRPr="002C27A4" w:rsidRDefault="00C44158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5912374E" w14:textId="77777777" w:rsidR="00C44158" w:rsidRPr="002C27A4" w:rsidRDefault="00C44158" w:rsidP="00F0610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2AE09DC1" w14:textId="77777777" w:rsidR="00C44158" w:rsidRPr="002C27A4" w:rsidRDefault="00C44158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C44158" w:rsidRPr="002C27A4" w14:paraId="25A004FB" w14:textId="77777777" w:rsidTr="00140E32">
              <w:tc>
                <w:tcPr>
                  <w:tcW w:w="3194" w:type="dxa"/>
                </w:tcPr>
                <w:p w14:paraId="4A3A0258" w14:textId="694E26E2" w:rsidR="00C44158" w:rsidRPr="0017709E" w:rsidRDefault="004F0E1B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Pelagia E. Soriano</w:t>
                  </w:r>
                </w:p>
              </w:tc>
              <w:tc>
                <w:tcPr>
                  <w:tcW w:w="3195" w:type="dxa"/>
                </w:tcPr>
                <w:p w14:paraId="2E78BFFD" w14:textId="6C7DA1DA" w:rsidR="00C44158" w:rsidRPr="00D6129A" w:rsidRDefault="00FB4A85" w:rsidP="00F0610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10-08-1983</w:t>
                  </w:r>
                </w:p>
              </w:tc>
              <w:tc>
                <w:tcPr>
                  <w:tcW w:w="3195" w:type="dxa"/>
                </w:tcPr>
                <w:p w14:paraId="696A1477" w14:textId="55ECF698" w:rsidR="00C44158" w:rsidRPr="00D8268E" w:rsidRDefault="0023333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33336" w:rsidRPr="002C27A4" w14:paraId="7E1F0F94" w14:textId="77777777" w:rsidTr="00140E32">
              <w:tc>
                <w:tcPr>
                  <w:tcW w:w="3194" w:type="dxa"/>
                </w:tcPr>
                <w:p w14:paraId="06EBCC4E" w14:textId="4020561F" w:rsidR="00233336" w:rsidRPr="00AA2CB3" w:rsidRDefault="00233336" w:rsidP="0023333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Eulalia S. Ronquillo</w:t>
                  </w:r>
                </w:p>
              </w:tc>
              <w:tc>
                <w:tcPr>
                  <w:tcW w:w="3195" w:type="dxa"/>
                </w:tcPr>
                <w:p w14:paraId="1F098BE1" w14:textId="7D59D8CF" w:rsidR="00233336" w:rsidRPr="008254A5" w:rsidRDefault="00233336" w:rsidP="00233336">
                  <w:pPr>
                    <w:ind w:firstLine="72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   12-10-1985</w:t>
                  </w:r>
                </w:p>
              </w:tc>
              <w:tc>
                <w:tcPr>
                  <w:tcW w:w="3195" w:type="dxa"/>
                </w:tcPr>
                <w:p w14:paraId="4C47EB6A" w14:textId="3F7A7569" w:rsidR="00233336" w:rsidRPr="002C27A4" w:rsidRDefault="00233336" w:rsidP="0023333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33336" w:rsidRPr="002C27A4" w14:paraId="68FCC650" w14:textId="77777777" w:rsidTr="00140E32">
              <w:tc>
                <w:tcPr>
                  <w:tcW w:w="3194" w:type="dxa"/>
                </w:tcPr>
                <w:p w14:paraId="08A5AB50" w14:textId="69028454" w:rsidR="00233336" w:rsidRPr="00D6129A" w:rsidRDefault="00233336" w:rsidP="0023333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Maria Grace S. Garez</w:t>
                  </w:r>
                </w:p>
              </w:tc>
              <w:tc>
                <w:tcPr>
                  <w:tcW w:w="3195" w:type="dxa"/>
                </w:tcPr>
                <w:p w14:paraId="56A9C9FE" w14:textId="2F5E01EC" w:rsidR="00233336" w:rsidRPr="008254A5" w:rsidRDefault="00233336" w:rsidP="0023333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01-25-1988</w:t>
                  </w:r>
                </w:p>
              </w:tc>
              <w:tc>
                <w:tcPr>
                  <w:tcW w:w="3195" w:type="dxa"/>
                </w:tcPr>
                <w:p w14:paraId="4AB6FC60" w14:textId="57F70826" w:rsidR="00233336" w:rsidRPr="002C27A4" w:rsidRDefault="00233336" w:rsidP="0023333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33336" w:rsidRPr="002C27A4" w14:paraId="51BAE14B" w14:textId="77777777" w:rsidTr="00140E32">
              <w:tc>
                <w:tcPr>
                  <w:tcW w:w="3194" w:type="dxa"/>
                </w:tcPr>
                <w:p w14:paraId="4450EA4A" w14:textId="5B95D08E" w:rsidR="00233336" w:rsidRPr="00584DE3" w:rsidRDefault="00233336" w:rsidP="00233336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Maria Shiela S. Cleofe</w:t>
                  </w:r>
                </w:p>
              </w:tc>
              <w:tc>
                <w:tcPr>
                  <w:tcW w:w="3195" w:type="dxa"/>
                </w:tcPr>
                <w:p w14:paraId="6F39030E" w14:textId="281A9EBD" w:rsidR="00233336" w:rsidRPr="008254A5" w:rsidRDefault="00233336" w:rsidP="0023333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08-14-1989</w:t>
                  </w:r>
                </w:p>
              </w:tc>
              <w:tc>
                <w:tcPr>
                  <w:tcW w:w="3195" w:type="dxa"/>
                </w:tcPr>
                <w:p w14:paraId="793718AF" w14:textId="3B006CD3" w:rsidR="00233336" w:rsidRPr="002C27A4" w:rsidRDefault="00233336" w:rsidP="0023333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B931F5" w:rsidRPr="002C27A4" w14:paraId="26ADFE30" w14:textId="77777777" w:rsidTr="00140E32">
              <w:tc>
                <w:tcPr>
                  <w:tcW w:w="3194" w:type="dxa"/>
                </w:tcPr>
                <w:p w14:paraId="0961CD7F" w14:textId="77777777" w:rsidR="00B931F5" w:rsidRPr="00D6129A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8152D0C" w14:textId="77777777" w:rsidR="00B931F5" w:rsidRPr="005E14C0" w:rsidRDefault="00B931F5" w:rsidP="00B931F5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F6DE9C5" w14:textId="77777777" w:rsidR="00B931F5" w:rsidRPr="00D8268E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931F5" w:rsidRPr="002C27A4" w14:paraId="130BABB9" w14:textId="77777777" w:rsidTr="00140E32">
              <w:tc>
                <w:tcPr>
                  <w:tcW w:w="3194" w:type="dxa"/>
                </w:tcPr>
                <w:p w14:paraId="7BFD462F" w14:textId="77777777" w:rsidR="00B931F5" w:rsidRPr="00ED0642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E7A759B" w14:textId="77777777" w:rsidR="00B931F5" w:rsidRPr="009A2DF1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AFE90F3" w14:textId="77777777" w:rsidR="00B931F5" w:rsidRPr="002C27A4" w:rsidRDefault="00B931F5" w:rsidP="00B931F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931F5" w:rsidRPr="002C27A4" w14:paraId="66A1EED4" w14:textId="77777777" w:rsidTr="00140E32">
              <w:tc>
                <w:tcPr>
                  <w:tcW w:w="3194" w:type="dxa"/>
                </w:tcPr>
                <w:p w14:paraId="41C78BFC" w14:textId="77777777" w:rsidR="00B931F5" w:rsidRPr="004B4A23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F5209BB" w14:textId="77777777" w:rsidR="00B931F5" w:rsidRPr="00CE2C9E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94C13D7" w14:textId="77777777" w:rsidR="00B931F5" w:rsidRPr="002C27A4" w:rsidRDefault="00B931F5" w:rsidP="00B931F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931F5" w:rsidRPr="002C27A4" w14:paraId="5E2E1732" w14:textId="77777777" w:rsidTr="00140E32">
              <w:tc>
                <w:tcPr>
                  <w:tcW w:w="3194" w:type="dxa"/>
                </w:tcPr>
                <w:p w14:paraId="6D541F0B" w14:textId="77777777" w:rsidR="00B931F5" w:rsidRPr="004B4A23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F37D5A4" w14:textId="77777777" w:rsidR="00B931F5" w:rsidRPr="00CE2C9E" w:rsidRDefault="00B931F5" w:rsidP="00B931F5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C0BDD1B" w14:textId="77777777" w:rsidR="00B931F5" w:rsidRPr="002C27A4" w:rsidRDefault="00B931F5" w:rsidP="00B931F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931F5" w:rsidRPr="002C27A4" w14:paraId="35E5DBBA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293CB075" w14:textId="77777777" w:rsidR="00B931F5" w:rsidRPr="004B4A23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84A436F" w14:textId="77777777" w:rsidR="00B931F5" w:rsidRPr="00CE2C9E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409C560" w14:textId="77777777" w:rsidR="00B931F5" w:rsidRPr="002C27A4" w:rsidRDefault="00B931F5" w:rsidP="00B931F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931F5" w:rsidRPr="002C27A4" w14:paraId="2F2BD496" w14:textId="77777777" w:rsidTr="00140E32">
              <w:tc>
                <w:tcPr>
                  <w:tcW w:w="3194" w:type="dxa"/>
                </w:tcPr>
                <w:p w14:paraId="4E2B3F1E" w14:textId="77777777" w:rsidR="00B931F5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C2145DA" w14:textId="77777777" w:rsidR="00B931F5" w:rsidRPr="00CE2C9E" w:rsidRDefault="00B931F5" w:rsidP="00B931F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381A1DF" w14:textId="77777777" w:rsidR="00B931F5" w:rsidRPr="002C27A4" w:rsidRDefault="00B931F5" w:rsidP="00B931F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F873989" w14:textId="77777777" w:rsidR="00C44158" w:rsidRPr="002C27A4" w:rsidRDefault="00C44158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401D59BC" w14:textId="77777777" w:rsidR="007620F9" w:rsidRDefault="007620F9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ADE3C0" w14:textId="04580751" w:rsidR="001804B6" w:rsidRPr="002C27A4" w:rsidRDefault="001804B6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68072233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74B7FC7B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515DE17C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19A033FB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31F6E72C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</w:p>
    <w:p w14:paraId="680F454B" w14:textId="77777777" w:rsidR="001804B6" w:rsidRPr="003A6442" w:rsidRDefault="001804B6" w:rsidP="001804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2CE244EF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7F7B53DF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</w:p>
    <w:p w14:paraId="394D840E" w14:textId="77777777" w:rsidR="001804B6" w:rsidRPr="002C27A4" w:rsidRDefault="001804B6" w:rsidP="001804B6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1804B6" w:rsidRPr="002C27A4" w14:paraId="638C47CA" w14:textId="77777777" w:rsidTr="00140E32">
        <w:trPr>
          <w:trHeight w:val="3240"/>
        </w:trPr>
        <w:tc>
          <w:tcPr>
            <w:tcW w:w="9810" w:type="dxa"/>
          </w:tcPr>
          <w:p w14:paraId="6DCFD23E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58C18776" w14:textId="77777777" w:rsidR="001804B6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1376AC49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4ABC2E02" w14:textId="63E6FBFA" w:rsidR="001804B6" w:rsidRPr="00254308" w:rsidRDefault="001804B6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05-</w:t>
            </w:r>
            <w:r w:rsidR="00661D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303DD320" w14:textId="46A698F3" w:rsidR="001804B6" w:rsidRPr="00661D5A" w:rsidRDefault="001804B6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661D5A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Rocelyn Laguerta Ilagan</w:t>
            </w:r>
          </w:p>
          <w:p w14:paraId="4ED948A4" w14:textId="09E39884" w:rsidR="001804B6" w:rsidRPr="00912C56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63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363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363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1984</w:t>
            </w:r>
          </w:p>
          <w:p w14:paraId="00C4A981" w14:textId="0EFE0417" w:rsidR="001804B6" w:rsidRDefault="001804B6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63BF0" w:rsidRPr="00363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Sitio</w:t>
            </w:r>
            <w:r w:rsidR="00363B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63BF0" w:rsidRPr="00363B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Ilaya,</w:t>
            </w:r>
            <w:r w:rsidR="00363B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13A758E3" w14:textId="77777777" w:rsidR="001804B6" w:rsidRPr="002C27A4" w:rsidRDefault="001804B6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1609B796" w14:textId="77777777" w:rsidR="001804B6" w:rsidRPr="002C27A4" w:rsidRDefault="001804B6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1804B6" w:rsidRPr="002C27A4" w14:paraId="70FED02C" w14:textId="77777777" w:rsidTr="00140E32">
              <w:tc>
                <w:tcPr>
                  <w:tcW w:w="3194" w:type="dxa"/>
                </w:tcPr>
                <w:p w14:paraId="0DD4C089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35EB0B18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15156636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1804B6" w:rsidRPr="002C27A4" w14:paraId="32416025" w14:textId="77777777" w:rsidTr="00140E32">
              <w:tc>
                <w:tcPr>
                  <w:tcW w:w="3194" w:type="dxa"/>
                </w:tcPr>
                <w:p w14:paraId="7A852EC7" w14:textId="4FC0637F" w:rsidR="001804B6" w:rsidRPr="0017709E" w:rsidRDefault="00363BF0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Summer Crystal Jade L. Ilagan</w:t>
                  </w:r>
                </w:p>
              </w:tc>
              <w:tc>
                <w:tcPr>
                  <w:tcW w:w="3195" w:type="dxa"/>
                </w:tcPr>
                <w:p w14:paraId="62607FCD" w14:textId="0376445B" w:rsidR="001804B6" w:rsidRPr="00D6129A" w:rsidRDefault="00E30A68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01-01-2018</w:t>
                  </w:r>
                </w:p>
              </w:tc>
              <w:tc>
                <w:tcPr>
                  <w:tcW w:w="3195" w:type="dxa"/>
                </w:tcPr>
                <w:p w14:paraId="2B13D0E3" w14:textId="354CDF0D" w:rsidR="001804B6" w:rsidRPr="00D8268E" w:rsidRDefault="00E30A68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1804B6" w:rsidRPr="002C27A4" w14:paraId="5721BDA3" w14:textId="77777777" w:rsidTr="00140E32">
              <w:tc>
                <w:tcPr>
                  <w:tcW w:w="3194" w:type="dxa"/>
                </w:tcPr>
                <w:p w14:paraId="11123074" w14:textId="0AA9E8A6" w:rsidR="001804B6" w:rsidRPr="00AA2CB3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Caihdenn Kade L. Ilagan</w:t>
                  </w:r>
                </w:p>
              </w:tc>
              <w:tc>
                <w:tcPr>
                  <w:tcW w:w="3195" w:type="dxa"/>
                </w:tcPr>
                <w:p w14:paraId="01D990C9" w14:textId="45510253" w:rsidR="001804B6" w:rsidRPr="008254A5" w:rsidRDefault="005D4493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09-20-2022</w:t>
                  </w:r>
                </w:p>
              </w:tc>
              <w:tc>
                <w:tcPr>
                  <w:tcW w:w="3195" w:type="dxa"/>
                </w:tcPr>
                <w:p w14:paraId="12941CCE" w14:textId="219C0DC5" w:rsidR="001804B6" w:rsidRPr="002C27A4" w:rsidRDefault="005D4493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014F79F1" w14:textId="77777777" w:rsidTr="00140E32">
              <w:tc>
                <w:tcPr>
                  <w:tcW w:w="3194" w:type="dxa"/>
                </w:tcPr>
                <w:p w14:paraId="44750CE7" w14:textId="77777777" w:rsidR="001804B6" w:rsidRPr="00D6129A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97CC8F7" w14:textId="77777777" w:rsidR="001804B6" w:rsidRPr="008254A5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3369DC6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36E70C2A" w14:textId="77777777" w:rsidTr="00140E32">
              <w:tc>
                <w:tcPr>
                  <w:tcW w:w="3194" w:type="dxa"/>
                </w:tcPr>
                <w:p w14:paraId="6105D130" w14:textId="77777777" w:rsidR="001804B6" w:rsidRPr="00584DE3" w:rsidRDefault="001804B6" w:rsidP="00140E32">
                  <w:pPr>
                    <w:jc w:val="center"/>
                  </w:pPr>
                </w:p>
              </w:tc>
              <w:tc>
                <w:tcPr>
                  <w:tcW w:w="3195" w:type="dxa"/>
                </w:tcPr>
                <w:p w14:paraId="373718F3" w14:textId="77777777" w:rsidR="001804B6" w:rsidRPr="008254A5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7C4E08B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2F433736" w14:textId="77777777" w:rsidTr="00140E32">
              <w:tc>
                <w:tcPr>
                  <w:tcW w:w="3194" w:type="dxa"/>
                </w:tcPr>
                <w:p w14:paraId="58CA6EAA" w14:textId="77777777" w:rsidR="001804B6" w:rsidRPr="00D6129A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9044D91" w14:textId="77777777" w:rsidR="001804B6" w:rsidRPr="005E14C0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5209D66" w14:textId="77777777" w:rsidR="001804B6" w:rsidRPr="00D8268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0CD35060" w14:textId="77777777" w:rsidTr="00140E32">
              <w:tc>
                <w:tcPr>
                  <w:tcW w:w="3194" w:type="dxa"/>
                </w:tcPr>
                <w:p w14:paraId="40A9CE56" w14:textId="77777777" w:rsidR="001804B6" w:rsidRPr="00ED0642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D5D8A2A" w14:textId="77777777" w:rsidR="001804B6" w:rsidRPr="009A2DF1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88A4DB1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30BB22EB" w14:textId="77777777" w:rsidTr="00140E32">
              <w:tc>
                <w:tcPr>
                  <w:tcW w:w="3194" w:type="dxa"/>
                </w:tcPr>
                <w:p w14:paraId="21BF3AE2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042B8EF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ABD7194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093B2DB9" w14:textId="77777777" w:rsidTr="00140E32">
              <w:tc>
                <w:tcPr>
                  <w:tcW w:w="3194" w:type="dxa"/>
                </w:tcPr>
                <w:p w14:paraId="16375748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41C2AB0" w14:textId="77777777" w:rsidR="001804B6" w:rsidRPr="00CE2C9E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79E915C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0947F55E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3E55C7A2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BD858E1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5D6B76F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73B2CD21" w14:textId="77777777" w:rsidTr="00140E32">
              <w:tc>
                <w:tcPr>
                  <w:tcW w:w="3194" w:type="dxa"/>
                </w:tcPr>
                <w:p w14:paraId="289CDB09" w14:textId="77777777" w:rsidR="001804B6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48BB17A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E245A8E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D745922" w14:textId="77777777" w:rsidR="001804B6" w:rsidRPr="002C27A4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17AAF371" w14:textId="77777777" w:rsidR="001804B6" w:rsidRDefault="001804B6" w:rsidP="001804B6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449EE7A" w14:textId="77777777" w:rsidR="001804B6" w:rsidRPr="002C27A4" w:rsidRDefault="001804B6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734E692D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2225DFA8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2201F0B2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3F7BAD23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06ADF4B4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</w:p>
    <w:p w14:paraId="5A9160D3" w14:textId="77777777" w:rsidR="001804B6" w:rsidRPr="003A6442" w:rsidRDefault="001804B6" w:rsidP="001804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163C6AC7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26D90BE4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</w:p>
    <w:p w14:paraId="6FA9FB1F" w14:textId="77777777" w:rsidR="001804B6" w:rsidRPr="002C27A4" w:rsidRDefault="001804B6" w:rsidP="001804B6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1804B6" w:rsidRPr="002C27A4" w14:paraId="0D184757" w14:textId="77777777" w:rsidTr="00140E32">
        <w:trPr>
          <w:trHeight w:val="3240"/>
        </w:trPr>
        <w:tc>
          <w:tcPr>
            <w:tcW w:w="9810" w:type="dxa"/>
          </w:tcPr>
          <w:p w14:paraId="6713D789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7F408599" w14:textId="77777777" w:rsidR="001804B6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69522ED3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10DB3264" w14:textId="77777777" w:rsidR="001804B6" w:rsidRPr="00254308" w:rsidRDefault="001804B6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05-04-2022 </w:t>
            </w:r>
          </w:p>
          <w:p w14:paraId="4428E2B8" w14:textId="0A08A9CF" w:rsidR="001804B6" w:rsidRPr="00E30A68" w:rsidRDefault="001804B6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E30A68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Jonalyn </w:t>
            </w:r>
            <w:r w:rsidR="003072A0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Lanaza Ilagan</w:t>
            </w:r>
          </w:p>
          <w:p w14:paraId="6F8E961E" w14:textId="6CEBD3CA" w:rsidR="001804B6" w:rsidRPr="00912C56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07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="00307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307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1984</w:t>
            </w:r>
          </w:p>
          <w:p w14:paraId="4C21DE9B" w14:textId="03A34E04" w:rsidR="001804B6" w:rsidRDefault="001804B6" w:rsidP="003C5514">
            <w:pPr>
              <w:tabs>
                <w:tab w:val="left" w:pos="7538"/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 w:rsidR="00EF61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07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Sitio I</w:t>
            </w:r>
            <w:r w:rsidR="00EF61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laya,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3C5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4A65B4C1" w14:textId="77777777" w:rsidR="001804B6" w:rsidRPr="002C27A4" w:rsidRDefault="001804B6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3AD41ECA" w14:textId="77777777" w:rsidR="001804B6" w:rsidRPr="002C27A4" w:rsidRDefault="001804B6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1804B6" w:rsidRPr="002C27A4" w14:paraId="414E60EC" w14:textId="77777777" w:rsidTr="00140E32">
              <w:tc>
                <w:tcPr>
                  <w:tcW w:w="3194" w:type="dxa"/>
                </w:tcPr>
                <w:p w14:paraId="76ADFA94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0B72FFBF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55C9FF27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1804B6" w:rsidRPr="002C27A4" w14:paraId="64A14700" w14:textId="77777777" w:rsidTr="00140E32">
              <w:tc>
                <w:tcPr>
                  <w:tcW w:w="3194" w:type="dxa"/>
                </w:tcPr>
                <w:p w14:paraId="76E90AD5" w14:textId="511A5FDC" w:rsidR="001804B6" w:rsidRPr="0017709E" w:rsidRDefault="006D0BFD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Ken</w:t>
                  </w:r>
                  <w:r w:rsidR="00EF616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Aljune </w:t>
                  </w:r>
                  <w:r w:rsidR="006F427C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L. Ilagan</w:t>
                  </w:r>
                </w:p>
              </w:tc>
              <w:tc>
                <w:tcPr>
                  <w:tcW w:w="3195" w:type="dxa"/>
                </w:tcPr>
                <w:p w14:paraId="65518A0F" w14:textId="384BBDED" w:rsidR="001804B6" w:rsidRPr="00D6129A" w:rsidRDefault="006D0BFD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05-25-2010</w:t>
                  </w:r>
                </w:p>
              </w:tc>
              <w:tc>
                <w:tcPr>
                  <w:tcW w:w="3195" w:type="dxa"/>
                </w:tcPr>
                <w:p w14:paraId="042A44E2" w14:textId="24F647C7" w:rsidR="001804B6" w:rsidRPr="00D8268E" w:rsidRDefault="003C551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056CA48A" w14:textId="77777777" w:rsidTr="00140E32">
              <w:tc>
                <w:tcPr>
                  <w:tcW w:w="3194" w:type="dxa"/>
                </w:tcPr>
                <w:p w14:paraId="1A2DADFC" w14:textId="11558578" w:rsidR="001804B6" w:rsidRPr="00AA2CB3" w:rsidRDefault="006F427C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Kim Aljean </w:t>
                  </w:r>
                  <w:r w:rsidR="006D0BFD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L. Ilagan</w:t>
                  </w:r>
                </w:p>
              </w:tc>
              <w:tc>
                <w:tcPr>
                  <w:tcW w:w="3195" w:type="dxa"/>
                </w:tcPr>
                <w:p w14:paraId="65784DFF" w14:textId="721FBDDA" w:rsidR="001804B6" w:rsidRPr="008254A5" w:rsidRDefault="006D0BFD" w:rsidP="006D0B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12-17-2</w:t>
                  </w:r>
                  <w:r w:rsidR="003C55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016</w:t>
                  </w:r>
                </w:p>
              </w:tc>
              <w:tc>
                <w:tcPr>
                  <w:tcW w:w="3195" w:type="dxa"/>
                </w:tcPr>
                <w:p w14:paraId="53552B58" w14:textId="34B3AD58" w:rsidR="001804B6" w:rsidRPr="003C5514" w:rsidRDefault="003C551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C55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1804B6" w:rsidRPr="002C27A4" w14:paraId="358574AA" w14:textId="77777777" w:rsidTr="00140E32">
              <w:tc>
                <w:tcPr>
                  <w:tcW w:w="3194" w:type="dxa"/>
                </w:tcPr>
                <w:p w14:paraId="33F1063E" w14:textId="77777777" w:rsidR="001804B6" w:rsidRPr="00D6129A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08956A2" w14:textId="77777777" w:rsidR="001804B6" w:rsidRPr="008254A5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FCD6415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60B00C89" w14:textId="77777777" w:rsidTr="00140E32">
              <w:tc>
                <w:tcPr>
                  <w:tcW w:w="3194" w:type="dxa"/>
                </w:tcPr>
                <w:p w14:paraId="5BD95B1F" w14:textId="77777777" w:rsidR="001804B6" w:rsidRPr="00584DE3" w:rsidRDefault="001804B6" w:rsidP="00140E32">
                  <w:pPr>
                    <w:jc w:val="center"/>
                  </w:pPr>
                </w:p>
              </w:tc>
              <w:tc>
                <w:tcPr>
                  <w:tcW w:w="3195" w:type="dxa"/>
                </w:tcPr>
                <w:p w14:paraId="3C89AB66" w14:textId="77777777" w:rsidR="001804B6" w:rsidRPr="008254A5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8813A8E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60EA852D" w14:textId="77777777" w:rsidTr="00140E32">
              <w:tc>
                <w:tcPr>
                  <w:tcW w:w="3194" w:type="dxa"/>
                </w:tcPr>
                <w:p w14:paraId="5CDDD163" w14:textId="77777777" w:rsidR="001804B6" w:rsidRPr="00D6129A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4B6B934" w14:textId="77777777" w:rsidR="001804B6" w:rsidRPr="005E14C0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0EBCB7F" w14:textId="77777777" w:rsidR="001804B6" w:rsidRPr="00D8268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17CE32E8" w14:textId="77777777" w:rsidTr="00140E32">
              <w:tc>
                <w:tcPr>
                  <w:tcW w:w="3194" w:type="dxa"/>
                </w:tcPr>
                <w:p w14:paraId="2003F879" w14:textId="77777777" w:rsidR="001804B6" w:rsidRPr="00ED0642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3600DBA" w14:textId="77777777" w:rsidR="001804B6" w:rsidRPr="009A2DF1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6FB7542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47B5EAA8" w14:textId="77777777" w:rsidTr="00140E32">
              <w:tc>
                <w:tcPr>
                  <w:tcW w:w="3194" w:type="dxa"/>
                </w:tcPr>
                <w:p w14:paraId="5C839E29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057675B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424ED70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6FB6E402" w14:textId="77777777" w:rsidTr="00140E32">
              <w:tc>
                <w:tcPr>
                  <w:tcW w:w="3194" w:type="dxa"/>
                </w:tcPr>
                <w:p w14:paraId="28F80A5F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EB2A219" w14:textId="77777777" w:rsidR="001804B6" w:rsidRPr="00CE2C9E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6016CC7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3305A50D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56561923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00F29A8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0BDF8FC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14E3B308" w14:textId="77777777" w:rsidTr="00140E32">
              <w:tc>
                <w:tcPr>
                  <w:tcW w:w="3194" w:type="dxa"/>
                </w:tcPr>
                <w:p w14:paraId="7A99C4D4" w14:textId="77777777" w:rsidR="001804B6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820E270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09BD268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E57E5D0" w14:textId="77777777" w:rsidR="001804B6" w:rsidRPr="002C27A4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777581EF" w14:textId="77777777" w:rsidR="001804B6" w:rsidRDefault="001804B6" w:rsidP="001804B6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206A9E7" w14:textId="77777777" w:rsidR="001804B6" w:rsidRPr="002C27A4" w:rsidRDefault="001804B6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04B0FB55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14A69B76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56A6BE74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55E55802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5A6E25D5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</w:p>
    <w:p w14:paraId="4EAE45CD" w14:textId="77777777" w:rsidR="001804B6" w:rsidRPr="003A6442" w:rsidRDefault="001804B6" w:rsidP="001804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0EB8B91F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5FA28019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</w:p>
    <w:p w14:paraId="781934DE" w14:textId="77777777" w:rsidR="001804B6" w:rsidRPr="002C27A4" w:rsidRDefault="001804B6" w:rsidP="001804B6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1804B6" w:rsidRPr="002C27A4" w14:paraId="52A1FF1C" w14:textId="77777777" w:rsidTr="00140E32">
        <w:trPr>
          <w:trHeight w:val="3240"/>
        </w:trPr>
        <w:tc>
          <w:tcPr>
            <w:tcW w:w="9810" w:type="dxa"/>
          </w:tcPr>
          <w:p w14:paraId="7A0E172A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099BA377" w14:textId="77777777" w:rsidR="001804B6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32DAD3CA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0FFBB1C5" w14:textId="570F1770" w:rsidR="001804B6" w:rsidRPr="00254308" w:rsidRDefault="001804B6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05-</w:t>
            </w:r>
            <w:r w:rsidR="003C5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45DF8DAF" w14:textId="0C505E68" w:rsidR="001804B6" w:rsidRPr="003C5514" w:rsidRDefault="001804B6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3C5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C551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Anastacia Evangelista Ilagan</w:t>
            </w:r>
          </w:p>
          <w:p w14:paraId="2C4B587A" w14:textId="1F2C4729" w:rsidR="001804B6" w:rsidRPr="00912C56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C5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="003C5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3C5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1971</w:t>
            </w:r>
          </w:p>
          <w:p w14:paraId="618E1B5B" w14:textId="2A39F3B0" w:rsidR="001804B6" w:rsidRDefault="001804B6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C5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C5514" w:rsidRPr="003C5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Sitio</w:t>
            </w:r>
            <w:r w:rsidR="003C5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C5514" w:rsidRPr="003C55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Ilaya,</w:t>
            </w:r>
            <w:r w:rsidR="003C55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23BC6680" w14:textId="77777777" w:rsidR="001804B6" w:rsidRPr="002C27A4" w:rsidRDefault="001804B6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0DB4FA52" w14:textId="77777777" w:rsidR="001804B6" w:rsidRPr="002C27A4" w:rsidRDefault="001804B6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1804B6" w:rsidRPr="002C27A4" w14:paraId="1C90C898" w14:textId="77777777" w:rsidTr="00140E32">
              <w:tc>
                <w:tcPr>
                  <w:tcW w:w="3194" w:type="dxa"/>
                </w:tcPr>
                <w:p w14:paraId="72F3C9A4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0D8B9F14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4062778A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1804B6" w:rsidRPr="002C27A4" w14:paraId="55B4C3A8" w14:textId="77777777" w:rsidTr="00140E32">
              <w:tc>
                <w:tcPr>
                  <w:tcW w:w="3194" w:type="dxa"/>
                </w:tcPr>
                <w:p w14:paraId="796C326D" w14:textId="7CC8DE55" w:rsidR="001804B6" w:rsidRPr="0017709E" w:rsidRDefault="003C5514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Alvin </w:t>
                  </w:r>
                  <w:r w:rsidR="00E025AD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E. Ilagan</w:t>
                  </w:r>
                </w:p>
              </w:tc>
              <w:tc>
                <w:tcPr>
                  <w:tcW w:w="3195" w:type="dxa"/>
                </w:tcPr>
                <w:p w14:paraId="46D77D2D" w14:textId="252EEF3B" w:rsidR="001804B6" w:rsidRPr="00D6129A" w:rsidRDefault="00D55A31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09-15-1989</w:t>
                  </w:r>
                </w:p>
              </w:tc>
              <w:tc>
                <w:tcPr>
                  <w:tcW w:w="3195" w:type="dxa"/>
                </w:tcPr>
                <w:p w14:paraId="53EA11AC" w14:textId="2E9D15BD" w:rsidR="001804B6" w:rsidRPr="00D8268E" w:rsidRDefault="00FE71EC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E71EC" w:rsidRPr="002C27A4" w14:paraId="1C5FCDDD" w14:textId="77777777" w:rsidTr="00140E32">
              <w:tc>
                <w:tcPr>
                  <w:tcW w:w="3194" w:type="dxa"/>
                </w:tcPr>
                <w:p w14:paraId="12C2EB83" w14:textId="057ECD4E" w:rsidR="00FE71EC" w:rsidRPr="00AA2CB3" w:rsidRDefault="00FE71EC" w:rsidP="00FE71E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Albert E. Ilagan</w:t>
                  </w:r>
                </w:p>
              </w:tc>
              <w:tc>
                <w:tcPr>
                  <w:tcW w:w="3195" w:type="dxa"/>
                </w:tcPr>
                <w:p w14:paraId="5AD1AE25" w14:textId="63AC6829" w:rsidR="00FE71EC" w:rsidRPr="008254A5" w:rsidRDefault="00FE71EC" w:rsidP="00FE71E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12-31-1992</w:t>
                  </w:r>
                </w:p>
              </w:tc>
              <w:tc>
                <w:tcPr>
                  <w:tcW w:w="3195" w:type="dxa"/>
                </w:tcPr>
                <w:p w14:paraId="3912AC11" w14:textId="4FDC2C1B" w:rsidR="00FE71EC" w:rsidRPr="002C27A4" w:rsidRDefault="00FE71EC" w:rsidP="00FE71E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5546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FE71EC" w:rsidRPr="002C27A4" w14:paraId="0A0921B5" w14:textId="77777777" w:rsidTr="00140E32">
              <w:tc>
                <w:tcPr>
                  <w:tcW w:w="3194" w:type="dxa"/>
                </w:tcPr>
                <w:p w14:paraId="226947EA" w14:textId="6540A8A3" w:rsidR="00FE71EC" w:rsidRPr="00D6129A" w:rsidRDefault="00FE71EC" w:rsidP="00FE71E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Allan E. Ilagan</w:t>
                  </w:r>
                </w:p>
              </w:tc>
              <w:tc>
                <w:tcPr>
                  <w:tcW w:w="3195" w:type="dxa"/>
                </w:tcPr>
                <w:p w14:paraId="3BF8B16D" w14:textId="7C576B65" w:rsidR="00FE71EC" w:rsidRPr="008254A5" w:rsidRDefault="00FE71EC" w:rsidP="00FE71E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04-08-1995</w:t>
                  </w:r>
                </w:p>
              </w:tc>
              <w:tc>
                <w:tcPr>
                  <w:tcW w:w="3195" w:type="dxa"/>
                </w:tcPr>
                <w:p w14:paraId="4EBB7F22" w14:textId="4C94E086" w:rsidR="00FE71EC" w:rsidRPr="002C27A4" w:rsidRDefault="00FE71EC" w:rsidP="00FE71E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5546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E025AD" w:rsidRPr="002C27A4" w14:paraId="22D1D153" w14:textId="77777777" w:rsidTr="00140E32">
              <w:tc>
                <w:tcPr>
                  <w:tcW w:w="3194" w:type="dxa"/>
                </w:tcPr>
                <w:p w14:paraId="1B5ED4E1" w14:textId="6A1AFBB0" w:rsidR="00E025AD" w:rsidRPr="00584DE3" w:rsidRDefault="00E025AD" w:rsidP="00E025AD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Ailyn E. Ilagan</w:t>
                  </w:r>
                </w:p>
              </w:tc>
              <w:tc>
                <w:tcPr>
                  <w:tcW w:w="3195" w:type="dxa"/>
                </w:tcPr>
                <w:p w14:paraId="20197117" w14:textId="20B352E2" w:rsidR="00E025AD" w:rsidRPr="008254A5" w:rsidRDefault="00E12833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12-30-199</w:t>
                  </w:r>
                  <w:r w:rsidR="00FE71EC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</w:t>
                  </w:r>
                </w:p>
              </w:tc>
              <w:tc>
                <w:tcPr>
                  <w:tcW w:w="3195" w:type="dxa"/>
                </w:tcPr>
                <w:p w14:paraId="0B143F6C" w14:textId="4F5A45BC" w:rsidR="00E025AD" w:rsidRPr="00FE71EC" w:rsidRDefault="00FE71EC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E025AD" w:rsidRPr="002C27A4" w14:paraId="1945587B" w14:textId="77777777" w:rsidTr="00140E32">
              <w:tc>
                <w:tcPr>
                  <w:tcW w:w="3194" w:type="dxa"/>
                </w:tcPr>
                <w:p w14:paraId="665834BE" w14:textId="77777777" w:rsidR="00E025AD" w:rsidRPr="00D6129A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0EC43D3" w14:textId="77777777" w:rsidR="00E025AD" w:rsidRPr="005E14C0" w:rsidRDefault="00E025AD" w:rsidP="00E025A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2F2D795" w14:textId="77777777" w:rsidR="00E025AD" w:rsidRPr="00D8268E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E025AD" w:rsidRPr="002C27A4" w14:paraId="594ECE8C" w14:textId="77777777" w:rsidTr="00140E32">
              <w:tc>
                <w:tcPr>
                  <w:tcW w:w="3194" w:type="dxa"/>
                </w:tcPr>
                <w:p w14:paraId="14602900" w14:textId="77777777" w:rsidR="00E025AD" w:rsidRPr="00ED0642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8118EF6" w14:textId="77777777" w:rsidR="00E025AD" w:rsidRPr="009A2DF1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4A6426A" w14:textId="77777777" w:rsidR="00E025AD" w:rsidRPr="002C27A4" w:rsidRDefault="00E025AD" w:rsidP="00E025A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E025AD" w:rsidRPr="002C27A4" w14:paraId="6184B89E" w14:textId="77777777" w:rsidTr="00140E32">
              <w:tc>
                <w:tcPr>
                  <w:tcW w:w="3194" w:type="dxa"/>
                </w:tcPr>
                <w:p w14:paraId="3F56BC3B" w14:textId="77777777" w:rsidR="00E025AD" w:rsidRPr="004B4A23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D80086F" w14:textId="77777777" w:rsidR="00E025AD" w:rsidRPr="00CE2C9E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3D084D5" w14:textId="77777777" w:rsidR="00E025AD" w:rsidRPr="002C27A4" w:rsidRDefault="00E025AD" w:rsidP="00E025A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E025AD" w:rsidRPr="002C27A4" w14:paraId="722E5276" w14:textId="77777777" w:rsidTr="00140E32">
              <w:tc>
                <w:tcPr>
                  <w:tcW w:w="3194" w:type="dxa"/>
                </w:tcPr>
                <w:p w14:paraId="3BAB6C0D" w14:textId="77777777" w:rsidR="00E025AD" w:rsidRPr="004B4A23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A5D02B8" w14:textId="77777777" w:rsidR="00E025AD" w:rsidRPr="00CE2C9E" w:rsidRDefault="00E025AD" w:rsidP="00E025A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D3E1813" w14:textId="77777777" w:rsidR="00E025AD" w:rsidRPr="002C27A4" w:rsidRDefault="00E025AD" w:rsidP="00E025A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E025AD" w:rsidRPr="002C27A4" w14:paraId="04EB05EB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761E7698" w14:textId="77777777" w:rsidR="00E025AD" w:rsidRPr="004B4A23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9B89DA2" w14:textId="77777777" w:rsidR="00E025AD" w:rsidRPr="00CE2C9E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A83FF6F" w14:textId="77777777" w:rsidR="00E025AD" w:rsidRPr="002C27A4" w:rsidRDefault="00E025AD" w:rsidP="00E025A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E025AD" w:rsidRPr="002C27A4" w14:paraId="6E5722A2" w14:textId="77777777" w:rsidTr="00140E32">
              <w:tc>
                <w:tcPr>
                  <w:tcW w:w="3194" w:type="dxa"/>
                </w:tcPr>
                <w:p w14:paraId="474EAB83" w14:textId="77777777" w:rsidR="00E025AD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016A1B3" w14:textId="77777777" w:rsidR="00E025AD" w:rsidRPr="00CE2C9E" w:rsidRDefault="00E025AD" w:rsidP="00E025A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F461316" w14:textId="77777777" w:rsidR="00E025AD" w:rsidRPr="002C27A4" w:rsidRDefault="00E025AD" w:rsidP="00E025A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FD89392" w14:textId="77777777" w:rsidR="001804B6" w:rsidRPr="002C27A4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2BC4C26B" w14:textId="77777777" w:rsidR="001804B6" w:rsidRPr="005C3104" w:rsidRDefault="001804B6" w:rsidP="001804B6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6635644" w14:textId="77777777" w:rsidR="001804B6" w:rsidRPr="002C27A4" w:rsidRDefault="001804B6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1BF14EEA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136D232E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5CEB49B7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4977DF8D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16C7F78C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</w:p>
    <w:p w14:paraId="107068BD" w14:textId="77777777" w:rsidR="001804B6" w:rsidRPr="003A6442" w:rsidRDefault="001804B6" w:rsidP="001804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436EDAF3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0ED27046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</w:p>
    <w:p w14:paraId="3A29F8A9" w14:textId="77777777" w:rsidR="001804B6" w:rsidRPr="002C27A4" w:rsidRDefault="001804B6" w:rsidP="001804B6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1804B6" w:rsidRPr="002C27A4" w14:paraId="50F2734E" w14:textId="77777777" w:rsidTr="00140E32">
        <w:trPr>
          <w:trHeight w:val="3240"/>
        </w:trPr>
        <w:tc>
          <w:tcPr>
            <w:tcW w:w="9810" w:type="dxa"/>
          </w:tcPr>
          <w:p w14:paraId="77352CF4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4E0A8A5F" w14:textId="77777777" w:rsidR="001804B6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56B3090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7C32B3D0" w14:textId="11F24D3A" w:rsidR="001804B6" w:rsidRPr="00254308" w:rsidRDefault="001804B6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05-</w:t>
            </w:r>
            <w:r w:rsidR="00FE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402938E9" w14:textId="48BAD656" w:rsidR="001804B6" w:rsidRPr="00FE71EC" w:rsidRDefault="001804B6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FE71EC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Josephine Ilagan Fonti</w:t>
            </w:r>
            <w:r w:rsidR="007F1A1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lo</w:t>
            </w:r>
          </w:p>
          <w:p w14:paraId="08791059" w14:textId="13F4BD68" w:rsidR="001804B6" w:rsidRPr="00912C56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F1A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7F1A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7F1A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1977</w:t>
            </w:r>
          </w:p>
          <w:p w14:paraId="2774E7AC" w14:textId="6EF2080C" w:rsidR="001804B6" w:rsidRDefault="001804B6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F1A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Ilaya,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4AE873F2" w14:textId="77777777" w:rsidR="001804B6" w:rsidRPr="002C27A4" w:rsidRDefault="001804B6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52B4E92C" w14:textId="77777777" w:rsidR="001804B6" w:rsidRPr="002C27A4" w:rsidRDefault="001804B6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1804B6" w:rsidRPr="002C27A4" w14:paraId="05BE658A" w14:textId="77777777" w:rsidTr="00140E32">
              <w:tc>
                <w:tcPr>
                  <w:tcW w:w="3194" w:type="dxa"/>
                </w:tcPr>
                <w:p w14:paraId="01622A29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2DF80CF6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2015F756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1804B6" w:rsidRPr="002C27A4" w14:paraId="0FC602F4" w14:textId="77777777" w:rsidTr="00140E32">
              <w:tc>
                <w:tcPr>
                  <w:tcW w:w="3194" w:type="dxa"/>
                </w:tcPr>
                <w:p w14:paraId="744A1F4E" w14:textId="3A16647A" w:rsidR="001804B6" w:rsidRPr="0017709E" w:rsidRDefault="007F1A1B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Joseph I. </w:t>
                  </w:r>
                  <w:r w:rsidR="0036705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Fontilo</w:t>
                  </w:r>
                </w:p>
              </w:tc>
              <w:tc>
                <w:tcPr>
                  <w:tcW w:w="3195" w:type="dxa"/>
                </w:tcPr>
                <w:p w14:paraId="5A9FF66C" w14:textId="7F2170C3" w:rsidR="001804B6" w:rsidRPr="00D6129A" w:rsidRDefault="00367051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07-10-</w:t>
                  </w:r>
                  <w:r w:rsidR="00D6074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1994</w:t>
                  </w:r>
                </w:p>
              </w:tc>
              <w:tc>
                <w:tcPr>
                  <w:tcW w:w="3195" w:type="dxa"/>
                </w:tcPr>
                <w:p w14:paraId="45BD71DD" w14:textId="7EFD502B" w:rsidR="001804B6" w:rsidRPr="00D8268E" w:rsidRDefault="009C240B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9C240B" w:rsidRPr="002C27A4" w14:paraId="20D5F820" w14:textId="77777777" w:rsidTr="00140E32">
              <w:tc>
                <w:tcPr>
                  <w:tcW w:w="3194" w:type="dxa"/>
                </w:tcPr>
                <w:p w14:paraId="3A6C120C" w14:textId="75551A4A" w:rsidR="009C240B" w:rsidRPr="00AA2CB3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Maylord I. Fontilo</w:t>
                  </w:r>
                </w:p>
              </w:tc>
              <w:tc>
                <w:tcPr>
                  <w:tcW w:w="3195" w:type="dxa"/>
                </w:tcPr>
                <w:p w14:paraId="5EFD342B" w14:textId="70D984A6" w:rsidR="009C240B" w:rsidRPr="008254A5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05-08-1996</w:t>
                  </w:r>
                </w:p>
              </w:tc>
              <w:tc>
                <w:tcPr>
                  <w:tcW w:w="3195" w:type="dxa"/>
                </w:tcPr>
                <w:p w14:paraId="32C73F59" w14:textId="08EAA8E2" w:rsidR="009C240B" w:rsidRPr="002C27A4" w:rsidRDefault="009C240B" w:rsidP="009C24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367051" w:rsidRPr="002C27A4" w14:paraId="5380F569" w14:textId="77777777" w:rsidTr="00140E32">
              <w:tc>
                <w:tcPr>
                  <w:tcW w:w="3194" w:type="dxa"/>
                </w:tcPr>
                <w:p w14:paraId="4B9C9F58" w14:textId="0447AE4E" w:rsidR="00367051" w:rsidRPr="00D6129A" w:rsidRDefault="00367051" w:rsidP="0036705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Geciell I. Fontilo</w:t>
                  </w:r>
                </w:p>
              </w:tc>
              <w:tc>
                <w:tcPr>
                  <w:tcW w:w="3195" w:type="dxa"/>
                </w:tcPr>
                <w:p w14:paraId="5299C3E4" w14:textId="62AC04B2" w:rsidR="00367051" w:rsidRPr="008254A5" w:rsidRDefault="00D60746" w:rsidP="0036705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06-16-1998</w:t>
                  </w:r>
                </w:p>
              </w:tc>
              <w:tc>
                <w:tcPr>
                  <w:tcW w:w="3195" w:type="dxa"/>
                </w:tcPr>
                <w:p w14:paraId="6FFCE242" w14:textId="06D9BCCD" w:rsidR="00367051" w:rsidRPr="009C240B" w:rsidRDefault="009C240B" w:rsidP="0036705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9C240B" w:rsidRPr="002C27A4" w14:paraId="5EBE867C" w14:textId="77777777" w:rsidTr="00140E32">
              <w:tc>
                <w:tcPr>
                  <w:tcW w:w="3194" w:type="dxa"/>
                </w:tcPr>
                <w:p w14:paraId="1553ABAB" w14:textId="6B3FC21A" w:rsidR="009C240B" w:rsidRPr="00584DE3" w:rsidRDefault="009C240B" w:rsidP="009C240B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Darwin I. Fontilo</w:t>
                  </w:r>
                </w:p>
              </w:tc>
              <w:tc>
                <w:tcPr>
                  <w:tcW w:w="3195" w:type="dxa"/>
                </w:tcPr>
                <w:p w14:paraId="45ED6F86" w14:textId="1260CC1A" w:rsidR="009C240B" w:rsidRPr="008254A5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12-18-2004</w:t>
                  </w:r>
                </w:p>
              </w:tc>
              <w:tc>
                <w:tcPr>
                  <w:tcW w:w="3195" w:type="dxa"/>
                </w:tcPr>
                <w:p w14:paraId="40DC4E8E" w14:textId="56896838" w:rsidR="009C240B" w:rsidRPr="002C27A4" w:rsidRDefault="009C240B" w:rsidP="009C24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9C240B" w:rsidRPr="002C27A4" w14:paraId="2C49C2DB" w14:textId="77777777" w:rsidTr="00140E32">
              <w:tc>
                <w:tcPr>
                  <w:tcW w:w="3194" w:type="dxa"/>
                </w:tcPr>
                <w:p w14:paraId="4E3A2846" w14:textId="25A3BAE3" w:rsidR="009C240B" w:rsidRPr="00D6129A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Maybelle I. Fontilo</w:t>
                  </w:r>
                </w:p>
              </w:tc>
              <w:tc>
                <w:tcPr>
                  <w:tcW w:w="3195" w:type="dxa"/>
                </w:tcPr>
                <w:p w14:paraId="2827EE7B" w14:textId="0419D23F" w:rsidR="009C240B" w:rsidRPr="005E14C0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05-26-2007</w:t>
                  </w:r>
                </w:p>
              </w:tc>
              <w:tc>
                <w:tcPr>
                  <w:tcW w:w="3195" w:type="dxa"/>
                </w:tcPr>
                <w:p w14:paraId="1EF4B17D" w14:textId="2ECB4B09" w:rsidR="009C240B" w:rsidRPr="00D8268E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9C240B" w:rsidRPr="002C27A4" w14:paraId="116D4558" w14:textId="77777777" w:rsidTr="00140E32">
              <w:tc>
                <w:tcPr>
                  <w:tcW w:w="3194" w:type="dxa"/>
                </w:tcPr>
                <w:p w14:paraId="24C5191D" w14:textId="77777777" w:rsidR="009C240B" w:rsidRPr="00ED0642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86120F0" w14:textId="77777777" w:rsidR="009C240B" w:rsidRPr="009A2DF1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13961E5" w14:textId="77777777" w:rsidR="009C240B" w:rsidRPr="002C27A4" w:rsidRDefault="009C240B" w:rsidP="009C24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9C240B" w:rsidRPr="002C27A4" w14:paraId="46D46F9A" w14:textId="77777777" w:rsidTr="00140E32">
              <w:tc>
                <w:tcPr>
                  <w:tcW w:w="3194" w:type="dxa"/>
                </w:tcPr>
                <w:p w14:paraId="2809E875" w14:textId="77777777" w:rsidR="009C240B" w:rsidRPr="004B4A23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F27AB48" w14:textId="77777777" w:rsidR="009C240B" w:rsidRPr="00CE2C9E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FE2B206" w14:textId="77777777" w:rsidR="009C240B" w:rsidRPr="002C27A4" w:rsidRDefault="009C240B" w:rsidP="009C24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9C240B" w:rsidRPr="002C27A4" w14:paraId="51AF64AB" w14:textId="77777777" w:rsidTr="00140E32">
              <w:tc>
                <w:tcPr>
                  <w:tcW w:w="3194" w:type="dxa"/>
                </w:tcPr>
                <w:p w14:paraId="5ECA39D0" w14:textId="77777777" w:rsidR="009C240B" w:rsidRPr="004B4A23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F18DCB9" w14:textId="77777777" w:rsidR="009C240B" w:rsidRPr="00CE2C9E" w:rsidRDefault="009C240B" w:rsidP="009C240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7D857DC" w14:textId="77777777" w:rsidR="009C240B" w:rsidRPr="002C27A4" w:rsidRDefault="009C240B" w:rsidP="009C24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9C240B" w:rsidRPr="002C27A4" w14:paraId="5B53B30B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50B5D47A" w14:textId="77777777" w:rsidR="009C240B" w:rsidRPr="004B4A23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AA53CC9" w14:textId="77777777" w:rsidR="009C240B" w:rsidRPr="00CE2C9E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019DD82" w14:textId="77777777" w:rsidR="009C240B" w:rsidRPr="002C27A4" w:rsidRDefault="009C240B" w:rsidP="009C24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9C240B" w:rsidRPr="002C27A4" w14:paraId="76BCC0E4" w14:textId="77777777" w:rsidTr="00140E32">
              <w:tc>
                <w:tcPr>
                  <w:tcW w:w="3194" w:type="dxa"/>
                </w:tcPr>
                <w:p w14:paraId="35089FA3" w14:textId="77777777" w:rsidR="009C240B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6E1069C" w14:textId="77777777" w:rsidR="009C240B" w:rsidRPr="00CE2C9E" w:rsidRDefault="009C240B" w:rsidP="009C240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1C752B5" w14:textId="77777777" w:rsidR="009C240B" w:rsidRPr="002C27A4" w:rsidRDefault="009C240B" w:rsidP="009C24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240F48C" w14:textId="77777777" w:rsidR="001804B6" w:rsidRPr="002C27A4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003E4604" w14:textId="77777777" w:rsidR="001804B6" w:rsidRDefault="001804B6" w:rsidP="001804B6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010B049" w14:textId="77777777" w:rsidR="001804B6" w:rsidRPr="002C27A4" w:rsidRDefault="001804B6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4B47E080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1F7C59A8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00883CA1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058AA19E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3266D58F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</w:p>
    <w:p w14:paraId="2E1BA5E6" w14:textId="77777777" w:rsidR="001804B6" w:rsidRPr="003A6442" w:rsidRDefault="001804B6" w:rsidP="001804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75B84606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39635817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</w:p>
    <w:p w14:paraId="33374EFC" w14:textId="77777777" w:rsidR="001804B6" w:rsidRPr="002C27A4" w:rsidRDefault="001804B6" w:rsidP="001804B6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1804B6" w:rsidRPr="002C27A4" w14:paraId="5749079C" w14:textId="77777777" w:rsidTr="00140E32">
        <w:trPr>
          <w:trHeight w:val="3240"/>
        </w:trPr>
        <w:tc>
          <w:tcPr>
            <w:tcW w:w="9810" w:type="dxa"/>
          </w:tcPr>
          <w:p w14:paraId="6BDDF136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3C7B9263" w14:textId="77777777" w:rsidR="001804B6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6BABBDD9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369F1E86" w14:textId="5D60813C" w:rsidR="001804B6" w:rsidRPr="00254308" w:rsidRDefault="001804B6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05-</w:t>
            </w:r>
            <w:r w:rsidR="009C2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1162DBB7" w14:textId="001AE884" w:rsidR="001804B6" w:rsidRPr="009C240B" w:rsidRDefault="001804B6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9C240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Maria Shiela </w:t>
            </w:r>
            <w:r w:rsidR="00D9314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Soriano Cleofe</w:t>
            </w:r>
          </w:p>
          <w:p w14:paraId="1893B793" w14:textId="4654DC2E" w:rsidR="001804B6" w:rsidRPr="00912C56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93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="00D93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D93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1989</w:t>
            </w:r>
          </w:p>
          <w:p w14:paraId="75F64FCD" w14:textId="4B2A7EB1" w:rsidR="001804B6" w:rsidRDefault="001804B6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93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Balaasan,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05605DAB" w14:textId="77777777" w:rsidR="001804B6" w:rsidRPr="002C27A4" w:rsidRDefault="001804B6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5CF615B4" w14:textId="77777777" w:rsidR="001804B6" w:rsidRPr="002C27A4" w:rsidRDefault="001804B6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1804B6" w:rsidRPr="002C27A4" w14:paraId="6095D0A9" w14:textId="77777777" w:rsidTr="00140E32">
              <w:tc>
                <w:tcPr>
                  <w:tcW w:w="3194" w:type="dxa"/>
                </w:tcPr>
                <w:p w14:paraId="67AB7726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3806E810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7C017FEE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1804B6" w:rsidRPr="002C27A4" w14:paraId="47145331" w14:textId="77777777" w:rsidTr="00140E32">
              <w:tc>
                <w:tcPr>
                  <w:tcW w:w="3194" w:type="dxa"/>
                </w:tcPr>
                <w:p w14:paraId="6E72BF54" w14:textId="14E5F132" w:rsidR="001804B6" w:rsidRPr="0017709E" w:rsidRDefault="005429B8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Lanz Aaron S. Cleofe</w:t>
                  </w:r>
                </w:p>
              </w:tc>
              <w:tc>
                <w:tcPr>
                  <w:tcW w:w="3195" w:type="dxa"/>
                </w:tcPr>
                <w:p w14:paraId="4322F4D9" w14:textId="339361F4" w:rsidR="001804B6" w:rsidRPr="00D6129A" w:rsidRDefault="005429B8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07-19-20</w:t>
                  </w:r>
                  <w:r w:rsidR="00AD11D3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</w:p>
              </w:tc>
              <w:tc>
                <w:tcPr>
                  <w:tcW w:w="3195" w:type="dxa"/>
                </w:tcPr>
                <w:p w14:paraId="2F180213" w14:textId="7223CF7B" w:rsidR="001804B6" w:rsidRPr="00D8268E" w:rsidRDefault="00AD11D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5242A6FD" w14:textId="77777777" w:rsidTr="00140E32">
              <w:tc>
                <w:tcPr>
                  <w:tcW w:w="3194" w:type="dxa"/>
                </w:tcPr>
                <w:p w14:paraId="71C852CB" w14:textId="2CA8E7AA" w:rsidR="001804B6" w:rsidRPr="00AA2CB3" w:rsidRDefault="005429B8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Lanz Adrian S. Cleofe</w:t>
                  </w:r>
                </w:p>
              </w:tc>
              <w:tc>
                <w:tcPr>
                  <w:tcW w:w="3195" w:type="dxa"/>
                </w:tcPr>
                <w:p w14:paraId="2D1D2757" w14:textId="7B1E8AE8" w:rsidR="001804B6" w:rsidRPr="008254A5" w:rsidRDefault="00AD11D3" w:rsidP="005429B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02-04-2013</w:t>
                  </w:r>
                </w:p>
              </w:tc>
              <w:tc>
                <w:tcPr>
                  <w:tcW w:w="3195" w:type="dxa"/>
                </w:tcPr>
                <w:p w14:paraId="527AF62B" w14:textId="309ED6D2" w:rsidR="001804B6" w:rsidRPr="00AD11D3" w:rsidRDefault="00AD11D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D11D3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39F35EDC" w14:textId="77777777" w:rsidTr="00140E32">
              <w:tc>
                <w:tcPr>
                  <w:tcW w:w="3194" w:type="dxa"/>
                </w:tcPr>
                <w:p w14:paraId="620D09CE" w14:textId="77777777" w:rsidR="001804B6" w:rsidRPr="00D6129A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93E1222" w14:textId="77777777" w:rsidR="001804B6" w:rsidRPr="008254A5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D4A6437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78FF484E" w14:textId="77777777" w:rsidTr="00140E32">
              <w:tc>
                <w:tcPr>
                  <w:tcW w:w="3194" w:type="dxa"/>
                </w:tcPr>
                <w:p w14:paraId="488ADF56" w14:textId="77777777" w:rsidR="001804B6" w:rsidRPr="00584DE3" w:rsidRDefault="001804B6" w:rsidP="00140E32">
                  <w:pPr>
                    <w:jc w:val="center"/>
                  </w:pPr>
                </w:p>
              </w:tc>
              <w:tc>
                <w:tcPr>
                  <w:tcW w:w="3195" w:type="dxa"/>
                </w:tcPr>
                <w:p w14:paraId="12A6AFAD" w14:textId="77777777" w:rsidR="001804B6" w:rsidRPr="008254A5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FAE33A0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249EC23C" w14:textId="77777777" w:rsidTr="00140E32">
              <w:tc>
                <w:tcPr>
                  <w:tcW w:w="3194" w:type="dxa"/>
                </w:tcPr>
                <w:p w14:paraId="7485C79A" w14:textId="77777777" w:rsidR="001804B6" w:rsidRPr="00D6129A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B47551B" w14:textId="77777777" w:rsidR="001804B6" w:rsidRPr="005E14C0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A98D7E2" w14:textId="77777777" w:rsidR="001804B6" w:rsidRPr="00D8268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1567A0E9" w14:textId="77777777" w:rsidTr="00140E32">
              <w:tc>
                <w:tcPr>
                  <w:tcW w:w="3194" w:type="dxa"/>
                </w:tcPr>
                <w:p w14:paraId="798E360F" w14:textId="77777777" w:rsidR="001804B6" w:rsidRPr="00ED0642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FBCDB7A" w14:textId="77777777" w:rsidR="001804B6" w:rsidRPr="009A2DF1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B3CC53D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5B2ABF4B" w14:textId="77777777" w:rsidTr="00140E32">
              <w:tc>
                <w:tcPr>
                  <w:tcW w:w="3194" w:type="dxa"/>
                </w:tcPr>
                <w:p w14:paraId="4394C5EA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D796F7C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6B6BAD7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50AD96F3" w14:textId="77777777" w:rsidTr="00140E32">
              <w:tc>
                <w:tcPr>
                  <w:tcW w:w="3194" w:type="dxa"/>
                </w:tcPr>
                <w:p w14:paraId="11F97D63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B4BE9FA" w14:textId="77777777" w:rsidR="001804B6" w:rsidRPr="00CE2C9E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A5BD957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47C5B3D4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2E84D8E5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981A342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D60DB31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2258B491" w14:textId="77777777" w:rsidTr="00140E32">
              <w:tc>
                <w:tcPr>
                  <w:tcW w:w="3194" w:type="dxa"/>
                </w:tcPr>
                <w:p w14:paraId="06909B5E" w14:textId="77777777" w:rsidR="001804B6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4A52655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EBC8C20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013EBC7" w14:textId="77777777" w:rsidR="001804B6" w:rsidRPr="002C27A4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27B5CF1B" w14:textId="77777777" w:rsidR="001804B6" w:rsidRDefault="001804B6" w:rsidP="001804B6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4D6F3B6" w14:textId="77777777" w:rsidR="001804B6" w:rsidRPr="002C27A4" w:rsidRDefault="001804B6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455049BC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3429891D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387DF2E1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52DB774E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487CD5CF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</w:p>
    <w:p w14:paraId="7823444E" w14:textId="77777777" w:rsidR="001804B6" w:rsidRPr="003A6442" w:rsidRDefault="001804B6" w:rsidP="001804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7C0069EE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36ECCA92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</w:p>
    <w:p w14:paraId="3524074D" w14:textId="77777777" w:rsidR="001804B6" w:rsidRPr="002C27A4" w:rsidRDefault="001804B6" w:rsidP="001804B6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1804B6" w:rsidRPr="002C27A4" w14:paraId="50F13177" w14:textId="77777777" w:rsidTr="00140E32">
        <w:trPr>
          <w:trHeight w:val="3240"/>
        </w:trPr>
        <w:tc>
          <w:tcPr>
            <w:tcW w:w="9810" w:type="dxa"/>
          </w:tcPr>
          <w:p w14:paraId="4238DAA8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1A293607" w14:textId="77777777" w:rsidR="001804B6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3A0A5999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3A1C1F1F" w14:textId="5CA6A754" w:rsidR="001804B6" w:rsidRPr="00254308" w:rsidRDefault="001804B6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4A29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4A29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63E2A840" w14:textId="24F1B684" w:rsidR="001804B6" w:rsidRPr="00AD11D3" w:rsidRDefault="001804B6" w:rsidP="00140E32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40226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Gerry</w:t>
            </w:r>
            <w:r w:rsidR="00AD11D3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 w:rsidR="0040226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Magsisi</w:t>
            </w:r>
            <w:r w:rsidR="00AD11D3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 w:rsidR="0040226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Ilao</w:t>
            </w:r>
          </w:p>
          <w:p w14:paraId="095D7DBD" w14:textId="0FA6CEAD" w:rsidR="001804B6" w:rsidRPr="00912C56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02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402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402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1990</w:t>
            </w:r>
          </w:p>
          <w:p w14:paraId="62AD7102" w14:textId="74764559" w:rsidR="001804B6" w:rsidRDefault="001804B6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F83A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Anilao,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32D54028" w14:textId="77777777" w:rsidR="001804B6" w:rsidRPr="002C27A4" w:rsidRDefault="001804B6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3A0AFD9F" w14:textId="77777777" w:rsidR="001804B6" w:rsidRPr="002C27A4" w:rsidRDefault="001804B6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1804B6" w:rsidRPr="002C27A4" w14:paraId="5F451686" w14:textId="77777777" w:rsidTr="00140E32">
              <w:tc>
                <w:tcPr>
                  <w:tcW w:w="3194" w:type="dxa"/>
                </w:tcPr>
                <w:p w14:paraId="52B0945A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5B38277F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14501512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1804B6" w:rsidRPr="002C27A4" w14:paraId="4C0FCA58" w14:textId="77777777" w:rsidTr="00140E32">
              <w:tc>
                <w:tcPr>
                  <w:tcW w:w="3194" w:type="dxa"/>
                </w:tcPr>
                <w:p w14:paraId="787DFB5A" w14:textId="2F1265D6" w:rsidR="001804B6" w:rsidRPr="0017709E" w:rsidRDefault="00596781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Ghieyan </w:t>
                  </w:r>
                  <w:r w:rsidR="00877D9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R. Ilao</w:t>
                  </w:r>
                </w:p>
              </w:tc>
              <w:tc>
                <w:tcPr>
                  <w:tcW w:w="3195" w:type="dxa"/>
                </w:tcPr>
                <w:p w14:paraId="1420A262" w14:textId="7957C13E" w:rsidR="001804B6" w:rsidRPr="00D6129A" w:rsidRDefault="00AA15FD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10-31-2010</w:t>
                  </w:r>
                </w:p>
              </w:tc>
              <w:tc>
                <w:tcPr>
                  <w:tcW w:w="3195" w:type="dxa"/>
                </w:tcPr>
                <w:p w14:paraId="430258A7" w14:textId="091CD68A" w:rsidR="001804B6" w:rsidRPr="00D8268E" w:rsidRDefault="00AA15FD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35E15E17" w14:textId="77777777" w:rsidTr="00140E32">
              <w:tc>
                <w:tcPr>
                  <w:tcW w:w="3194" w:type="dxa"/>
                </w:tcPr>
                <w:p w14:paraId="14D27D58" w14:textId="3BD89339" w:rsidR="001804B6" w:rsidRPr="00AA2CB3" w:rsidRDefault="00877D98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Glyza R. Ilao</w:t>
                  </w:r>
                </w:p>
              </w:tc>
              <w:tc>
                <w:tcPr>
                  <w:tcW w:w="3195" w:type="dxa"/>
                </w:tcPr>
                <w:p w14:paraId="6A1F579B" w14:textId="120175DC" w:rsidR="001804B6" w:rsidRPr="008254A5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09-22-2012</w:t>
                  </w:r>
                </w:p>
              </w:tc>
              <w:tc>
                <w:tcPr>
                  <w:tcW w:w="3195" w:type="dxa"/>
                </w:tcPr>
                <w:p w14:paraId="4F70CFD1" w14:textId="7E7F026E" w:rsidR="001804B6" w:rsidRPr="00AA15FD" w:rsidRDefault="00AA15FD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A15FD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AA15FD" w:rsidRPr="002C27A4" w14:paraId="294BF665" w14:textId="77777777" w:rsidTr="00140E32">
              <w:tc>
                <w:tcPr>
                  <w:tcW w:w="3194" w:type="dxa"/>
                </w:tcPr>
                <w:p w14:paraId="21E3780B" w14:textId="6A69E48A" w:rsidR="00AA15FD" w:rsidRPr="00D6129A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Ghiecel R. Ilao</w:t>
                  </w:r>
                </w:p>
              </w:tc>
              <w:tc>
                <w:tcPr>
                  <w:tcW w:w="3195" w:type="dxa"/>
                </w:tcPr>
                <w:p w14:paraId="2E80EFC0" w14:textId="0CA17EFD" w:rsidR="00AA15FD" w:rsidRPr="008254A5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09-08-2017</w:t>
                  </w:r>
                </w:p>
              </w:tc>
              <w:tc>
                <w:tcPr>
                  <w:tcW w:w="3195" w:type="dxa"/>
                </w:tcPr>
                <w:p w14:paraId="237A639B" w14:textId="420F6C3B" w:rsidR="00AA15FD" w:rsidRPr="002C27A4" w:rsidRDefault="00AA15FD" w:rsidP="00AA15F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A15FD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AA15FD" w:rsidRPr="002C27A4" w14:paraId="4B9CA982" w14:textId="77777777" w:rsidTr="00140E32">
              <w:tc>
                <w:tcPr>
                  <w:tcW w:w="3194" w:type="dxa"/>
                </w:tcPr>
                <w:p w14:paraId="6238464C" w14:textId="77777777" w:rsidR="00AA15FD" w:rsidRPr="00584DE3" w:rsidRDefault="00AA15FD" w:rsidP="00AA15FD">
                  <w:pPr>
                    <w:jc w:val="center"/>
                  </w:pPr>
                </w:p>
              </w:tc>
              <w:tc>
                <w:tcPr>
                  <w:tcW w:w="3195" w:type="dxa"/>
                </w:tcPr>
                <w:p w14:paraId="23EDC800" w14:textId="77777777" w:rsidR="00AA15FD" w:rsidRPr="008254A5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41E5B2C" w14:textId="77777777" w:rsidR="00AA15FD" w:rsidRPr="002C27A4" w:rsidRDefault="00AA15FD" w:rsidP="00AA15F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15FD" w:rsidRPr="002C27A4" w14:paraId="348FD1BB" w14:textId="77777777" w:rsidTr="00140E32">
              <w:tc>
                <w:tcPr>
                  <w:tcW w:w="3194" w:type="dxa"/>
                </w:tcPr>
                <w:p w14:paraId="541FCA40" w14:textId="77777777" w:rsidR="00AA15FD" w:rsidRPr="00D6129A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29ED3E9" w14:textId="77777777" w:rsidR="00AA15FD" w:rsidRPr="005E14C0" w:rsidRDefault="00AA15FD" w:rsidP="00AA15F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234899C" w14:textId="77777777" w:rsidR="00AA15FD" w:rsidRPr="00D8268E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15FD" w:rsidRPr="002C27A4" w14:paraId="6020939F" w14:textId="77777777" w:rsidTr="00140E32">
              <w:tc>
                <w:tcPr>
                  <w:tcW w:w="3194" w:type="dxa"/>
                </w:tcPr>
                <w:p w14:paraId="0C6DC549" w14:textId="77777777" w:rsidR="00AA15FD" w:rsidRPr="00ED0642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A363D89" w14:textId="77777777" w:rsidR="00AA15FD" w:rsidRPr="009A2DF1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DE39D91" w14:textId="77777777" w:rsidR="00AA15FD" w:rsidRPr="002C27A4" w:rsidRDefault="00AA15FD" w:rsidP="00AA15F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15FD" w:rsidRPr="002C27A4" w14:paraId="21E5F6C2" w14:textId="77777777" w:rsidTr="00140E32">
              <w:tc>
                <w:tcPr>
                  <w:tcW w:w="3194" w:type="dxa"/>
                </w:tcPr>
                <w:p w14:paraId="5CCC33B2" w14:textId="77777777" w:rsidR="00AA15FD" w:rsidRPr="004B4A23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0E813F3" w14:textId="77777777" w:rsidR="00AA15FD" w:rsidRPr="00CE2C9E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252146B" w14:textId="77777777" w:rsidR="00AA15FD" w:rsidRPr="002C27A4" w:rsidRDefault="00AA15FD" w:rsidP="00AA15F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15FD" w:rsidRPr="002C27A4" w14:paraId="54E3B38F" w14:textId="77777777" w:rsidTr="00140E32">
              <w:tc>
                <w:tcPr>
                  <w:tcW w:w="3194" w:type="dxa"/>
                </w:tcPr>
                <w:p w14:paraId="0E383890" w14:textId="77777777" w:rsidR="00AA15FD" w:rsidRPr="004B4A23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DDEACC1" w14:textId="77777777" w:rsidR="00AA15FD" w:rsidRPr="00CE2C9E" w:rsidRDefault="00AA15FD" w:rsidP="00AA15F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29623AF" w14:textId="77777777" w:rsidR="00AA15FD" w:rsidRPr="002C27A4" w:rsidRDefault="00AA15FD" w:rsidP="00AA15F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15FD" w:rsidRPr="002C27A4" w14:paraId="5FCD9A20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3E6C5DA0" w14:textId="77777777" w:rsidR="00AA15FD" w:rsidRPr="004B4A23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E50AA73" w14:textId="77777777" w:rsidR="00AA15FD" w:rsidRPr="00CE2C9E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7A7EA1F" w14:textId="77777777" w:rsidR="00AA15FD" w:rsidRPr="002C27A4" w:rsidRDefault="00AA15FD" w:rsidP="00AA15F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15FD" w:rsidRPr="002C27A4" w14:paraId="4C28081D" w14:textId="77777777" w:rsidTr="00140E32">
              <w:tc>
                <w:tcPr>
                  <w:tcW w:w="3194" w:type="dxa"/>
                </w:tcPr>
                <w:p w14:paraId="6D9EA8EB" w14:textId="77777777" w:rsidR="00AA15FD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AC343C4" w14:textId="77777777" w:rsidR="00AA15FD" w:rsidRPr="00CE2C9E" w:rsidRDefault="00AA15FD" w:rsidP="00AA15F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00BB4E8" w14:textId="77777777" w:rsidR="00AA15FD" w:rsidRPr="002C27A4" w:rsidRDefault="00AA15FD" w:rsidP="00AA15F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6CC2697" w14:textId="77777777" w:rsidR="001804B6" w:rsidRPr="002C27A4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50038E6D" w14:textId="77777777" w:rsidR="001804B6" w:rsidRPr="005C3104" w:rsidRDefault="001804B6" w:rsidP="001804B6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37BD087" w14:textId="77777777" w:rsidR="001804B6" w:rsidRPr="002C27A4" w:rsidRDefault="001804B6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2FFB9838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620B79A1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6D45F4CB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2FCD11BF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692EABEB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</w:p>
    <w:p w14:paraId="3E8646EA" w14:textId="77777777" w:rsidR="001804B6" w:rsidRPr="003A6442" w:rsidRDefault="001804B6" w:rsidP="001804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405B521B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0A699A26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</w:p>
    <w:p w14:paraId="104B4A19" w14:textId="77777777" w:rsidR="001804B6" w:rsidRPr="002C27A4" w:rsidRDefault="001804B6" w:rsidP="001804B6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1804B6" w:rsidRPr="002C27A4" w14:paraId="47F5DD66" w14:textId="77777777" w:rsidTr="00140E32">
        <w:trPr>
          <w:trHeight w:val="3240"/>
        </w:trPr>
        <w:tc>
          <w:tcPr>
            <w:tcW w:w="9810" w:type="dxa"/>
          </w:tcPr>
          <w:p w14:paraId="33664D97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76BB6FA5" w14:textId="77777777" w:rsidR="001804B6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FB70C53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7C607788" w14:textId="5FD21387" w:rsidR="001804B6" w:rsidRPr="00254308" w:rsidRDefault="001804B6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0572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0572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1BD6A321" w14:textId="3577D353" w:rsidR="001804B6" w:rsidRPr="00AA15FD" w:rsidRDefault="001804B6" w:rsidP="00AA15FD">
            <w:pPr>
              <w:tabs>
                <w:tab w:val="left" w:pos="3387"/>
              </w:tabs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AA15FD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R</w:t>
            </w:r>
            <w:r w:rsidR="0005725A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i</w:t>
            </w:r>
            <w:r w:rsidR="00AA15FD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nalita </w:t>
            </w:r>
            <w:r w:rsidR="0005725A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Siscar Ilao</w:t>
            </w:r>
            <w:r w:rsidR="00AA15F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ab/>
            </w:r>
          </w:p>
          <w:p w14:paraId="143CF33F" w14:textId="38ABDCF1" w:rsidR="001804B6" w:rsidRPr="00912C56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  <w:r w:rsidR="000572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="000572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0572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1966</w:t>
            </w:r>
          </w:p>
          <w:p w14:paraId="014C6B97" w14:textId="78727613" w:rsidR="001804B6" w:rsidRDefault="001804B6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549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Anilao,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6BC84011" w14:textId="77777777" w:rsidR="001804B6" w:rsidRPr="002C27A4" w:rsidRDefault="001804B6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7C4EBF90" w14:textId="77777777" w:rsidR="001804B6" w:rsidRPr="002C27A4" w:rsidRDefault="001804B6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1804B6" w:rsidRPr="002C27A4" w14:paraId="2245DDC8" w14:textId="77777777" w:rsidTr="00140E32">
              <w:tc>
                <w:tcPr>
                  <w:tcW w:w="3194" w:type="dxa"/>
                </w:tcPr>
                <w:p w14:paraId="7417F890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56A792E3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75BB01ED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1804B6" w:rsidRPr="002C27A4" w14:paraId="09A56EF7" w14:textId="77777777" w:rsidTr="00140E32">
              <w:tc>
                <w:tcPr>
                  <w:tcW w:w="3194" w:type="dxa"/>
                </w:tcPr>
                <w:p w14:paraId="6D59FEB8" w14:textId="11FBAEE5" w:rsidR="001804B6" w:rsidRPr="0017709E" w:rsidRDefault="00502EBA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Julita </w:t>
                  </w:r>
                  <w:r w:rsidR="009A5D5C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S. Ilao</w:t>
                  </w:r>
                </w:p>
              </w:tc>
              <w:tc>
                <w:tcPr>
                  <w:tcW w:w="3195" w:type="dxa"/>
                </w:tcPr>
                <w:p w14:paraId="308DDA79" w14:textId="4536B2BB" w:rsidR="001804B6" w:rsidRPr="00D6129A" w:rsidRDefault="009A5D5C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01-08-1985</w:t>
                  </w:r>
                </w:p>
              </w:tc>
              <w:tc>
                <w:tcPr>
                  <w:tcW w:w="3195" w:type="dxa"/>
                </w:tcPr>
                <w:p w14:paraId="4D0310B9" w14:textId="55114C83" w:rsidR="001804B6" w:rsidRPr="00D8268E" w:rsidRDefault="005A059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1804B6" w:rsidRPr="002C27A4" w14:paraId="3099C32B" w14:textId="77777777" w:rsidTr="00140E32">
              <w:tc>
                <w:tcPr>
                  <w:tcW w:w="3194" w:type="dxa"/>
                </w:tcPr>
                <w:p w14:paraId="2A9EA078" w14:textId="0DDE6D82" w:rsidR="001804B6" w:rsidRPr="00AA2CB3" w:rsidRDefault="009A5D5C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Marck S. Ilao</w:t>
                  </w:r>
                </w:p>
              </w:tc>
              <w:tc>
                <w:tcPr>
                  <w:tcW w:w="3195" w:type="dxa"/>
                </w:tcPr>
                <w:p w14:paraId="227EF1EA" w14:textId="720A1B26" w:rsidR="001804B6" w:rsidRPr="008254A5" w:rsidRDefault="005A0596" w:rsidP="009A5D5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11-02-1987</w:t>
                  </w:r>
                </w:p>
              </w:tc>
              <w:tc>
                <w:tcPr>
                  <w:tcW w:w="3195" w:type="dxa"/>
                </w:tcPr>
                <w:p w14:paraId="7B135B12" w14:textId="6DE45938" w:rsidR="001804B6" w:rsidRPr="005A0596" w:rsidRDefault="005A059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1617894F" w14:textId="77777777" w:rsidTr="00140E32">
              <w:tc>
                <w:tcPr>
                  <w:tcW w:w="3194" w:type="dxa"/>
                </w:tcPr>
                <w:p w14:paraId="15E10564" w14:textId="1A6147A4" w:rsidR="001804B6" w:rsidRPr="00D6129A" w:rsidRDefault="009A5D5C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Ranzel Paul S. Ilao</w:t>
                  </w:r>
                </w:p>
              </w:tc>
              <w:tc>
                <w:tcPr>
                  <w:tcW w:w="3195" w:type="dxa"/>
                </w:tcPr>
                <w:p w14:paraId="74988CB7" w14:textId="2A91DD4E" w:rsidR="001804B6" w:rsidRPr="008254A5" w:rsidRDefault="005A059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12-24-1990</w:t>
                  </w:r>
                </w:p>
              </w:tc>
              <w:tc>
                <w:tcPr>
                  <w:tcW w:w="3195" w:type="dxa"/>
                </w:tcPr>
                <w:p w14:paraId="1B5B3BF3" w14:textId="4EBAE03A" w:rsidR="001804B6" w:rsidRPr="002C27A4" w:rsidRDefault="005A059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02E92C4B" w14:textId="77777777" w:rsidTr="00140E32">
              <w:tc>
                <w:tcPr>
                  <w:tcW w:w="3194" w:type="dxa"/>
                </w:tcPr>
                <w:p w14:paraId="1FFB5FBD" w14:textId="77777777" w:rsidR="001804B6" w:rsidRPr="00584DE3" w:rsidRDefault="001804B6" w:rsidP="00140E32">
                  <w:pPr>
                    <w:jc w:val="center"/>
                  </w:pPr>
                </w:p>
              </w:tc>
              <w:tc>
                <w:tcPr>
                  <w:tcW w:w="3195" w:type="dxa"/>
                </w:tcPr>
                <w:p w14:paraId="09948671" w14:textId="77777777" w:rsidR="001804B6" w:rsidRPr="008254A5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1F65A0B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22774F67" w14:textId="77777777" w:rsidTr="00140E32">
              <w:tc>
                <w:tcPr>
                  <w:tcW w:w="3194" w:type="dxa"/>
                </w:tcPr>
                <w:p w14:paraId="4654F9FC" w14:textId="77777777" w:rsidR="001804B6" w:rsidRPr="00D6129A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5070FFE" w14:textId="77777777" w:rsidR="001804B6" w:rsidRPr="005E14C0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AFD4CC7" w14:textId="77777777" w:rsidR="001804B6" w:rsidRPr="00D8268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09ED7B40" w14:textId="77777777" w:rsidTr="00140E32">
              <w:tc>
                <w:tcPr>
                  <w:tcW w:w="3194" w:type="dxa"/>
                </w:tcPr>
                <w:p w14:paraId="562DE57A" w14:textId="77777777" w:rsidR="001804B6" w:rsidRPr="00ED0642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9C968F7" w14:textId="77777777" w:rsidR="001804B6" w:rsidRPr="009A2DF1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ECC97EE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2CF6A3F0" w14:textId="77777777" w:rsidTr="00140E32">
              <w:tc>
                <w:tcPr>
                  <w:tcW w:w="3194" w:type="dxa"/>
                </w:tcPr>
                <w:p w14:paraId="769E0E67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89B828D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0EC1BE2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0041A4AA" w14:textId="77777777" w:rsidTr="00140E32">
              <w:tc>
                <w:tcPr>
                  <w:tcW w:w="3194" w:type="dxa"/>
                </w:tcPr>
                <w:p w14:paraId="0CFC0B54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C4B4086" w14:textId="77777777" w:rsidR="001804B6" w:rsidRPr="00CE2C9E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DF7388F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3C709EC4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7156B1A5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5EA075F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E29961D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75A5395B" w14:textId="77777777" w:rsidTr="00140E32">
              <w:tc>
                <w:tcPr>
                  <w:tcW w:w="3194" w:type="dxa"/>
                </w:tcPr>
                <w:p w14:paraId="4787A2F0" w14:textId="77777777" w:rsidR="001804B6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982B3F2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63E0DD3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E9652DD" w14:textId="77777777" w:rsidR="001804B6" w:rsidRPr="002C27A4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3E3B6839" w14:textId="77777777" w:rsidR="001804B6" w:rsidRDefault="001804B6" w:rsidP="001804B6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81A2834" w14:textId="77777777" w:rsidR="001804B6" w:rsidRPr="002C27A4" w:rsidRDefault="001804B6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6E851008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01C4E524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79974EA5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3CB11577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70915B02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</w:p>
    <w:p w14:paraId="135D4155" w14:textId="77777777" w:rsidR="001804B6" w:rsidRPr="003A6442" w:rsidRDefault="001804B6" w:rsidP="001804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7BA0190A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47ED998E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</w:p>
    <w:p w14:paraId="0128BF6C" w14:textId="77777777" w:rsidR="001804B6" w:rsidRPr="002C27A4" w:rsidRDefault="001804B6" w:rsidP="001804B6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1804B6" w:rsidRPr="002C27A4" w14:paraId="390E220D" w14:textId="77777777" w:rsidTr="00140E32">
        <w:trPr>
          <w:trHeight w:val="3240"/>
        </w:trPr>
        <w:tc>
          <w:tcPr>
            <w:tcW w:w="9810" w:type="dxa"/>
          </w:tcPr>
          <w:p w14:paraId="134435C1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3ACEE456" w14:textId="77777777" w:rsidR="001804B6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2E1A9790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4D354913" w14:textId="6E0F23A7" w:rsidR="001804B6" w:rsidRPr="00254308" w:rsidRDefault="001804B6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5D4493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5D4493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ins w:id="0" w:author="Microsoft Word" w:date="2025-06-14T15:10:00Z" w16du:dateUtc="2025-06-14T07:10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05-04</w:t>
              </w:r>
            </w:ins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10414EF9" w14:textId="55D7BBFF" w:rsidR="001804B6" w:rsidRPr="00FA7F68" w:rsidRDefault="001804B6" w:rsidP="00140E32">
            <w:pPr>
              <w:ind w:left="28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5D4493" w:rsidRPr="00A82F0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US"/>
              </w:rPr>
              <w:t>Ludecia Clor Ilao</w:t>
            </w:r>
          </w:p>
          <w:p w14:paraId="347F5D9B" w14:textId="50540911" w:rsidR="001804B6" w:rsidRPr="00912C56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5D4493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D4493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D4493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1973</w:t>
            </w:r>
            <w:ins w:id="1" w:author="Microsoft Word" w:date="2025-06-14T15:10:00Z" w16du:dateUtc="2025-06-14T07:10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04-18-75</w:t>
              </w:r>
            </w:ins>
          </w:p>
          <w:p w14:paraId="1536D129" w14:textId="42ECAC70" w:rsidR="001804B6" w:rsidRDefault="00000000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ins w:id="2" w:author="Microsoft Word" w:date="2025-06-14T15:10:00Z" w16du:dateUtc="2025-06-14T07:10:00Z">
              <w:r w:rsidRPr="002C27A4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Address:</w:t>
              </w:r>
              <w:r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Camansihan, Calapan City, Oriental Mindoro</w:t>
              </w:r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ab/>
              </w:r>
            </w:ins>
            <w:r w:rsidR="001804B6"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 w:rsidR="001804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5D4493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Anilao, </w:t>
            </w:r>
            <w:r w:rsidR="001804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="001804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302E12A" w14:textId="77777777" w:rsidR="001804B6" w:rsidRPr="002C27A4" w:rsidRDefault="001804B6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50850F34" w14:textId="77777777" w:rsidR="001804B6" w:rsidRPr="002C27A4" w:rsidRDefault="001804B6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1804B6" w:rsidRPr="002C27A4" w14:paraId="14EFB873" w14:textId="77777777" w:rsidTr="00140E32">
              <w:tc>
                <w:tcPr>
                  <w:tcW w:w="3194" w:type="dxa"/>
                </w:tcPr>
                <w:p w14:paraId="1BA51CFA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2855698E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6FBF320B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1804B6" w:rsidRPr="002C27A4" w14:paraId="6E2FBDC4" w14:textId="77777777" w:rsidTr="00140E32">
              <w:tc>
                <w:tcPr>
                  <w:tcW w:w="3194" w:type="dxa"/>
                </w:tcPr>
                <w:p w14:paraId="4B83CF58" w14:textId="42F0275D" w:rsidR="001804B6" w:rsidRPr="0017709E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Judy Rose I. Malarasta</w:t>
                  </w:r>
                </w:p>
              </w:tc>
              <w:tc>
                <w:tcPr>
                  <w:tcW w:w="3195" w:type="dxa"/>
                </w:tcPr>
                <w:p w14:paraId="1AB64C52" w14:textId="563F2475" w:rsidR="001804B6" w:rsidRPr="00D6129A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06-02-1990</w:t>
                  </w:r>
                </w:p>
              </w:tc>
              <w:tc>
                <w:tcPr>
                  <w:tcW w:w="3195" w:type="dxa"/>
                </w:tcPr>
                <w:p w14:paraId="5E9AA819" w14:textId="3F2A35E7" w:rsidR="001804B6" w:rsidRPr="00D8268E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1804B6" w:rsidRPr="002C27A4" w14:paraId="589FF253" w14:textId="77777777" w:rsidTr="00140E32">
              <w:tc>
                <w:tcPr>
                  <w:tcW w:w="3194" w:type="dxa"/>
                </w:tcPr>
                <w:p w14:paraId="388FFD9E" w14:textId="7CEDF42E" w:rsidR="001804B6" w:rsidRPr="00AA2CB3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Judy Mark C. Ilao</w:t>
                  </w:r>
                </w:p>
              </w:tc>
              <w:tc>
                <w:tcPr>
                  <w:tcW w:w="3195" w:type="dxa"/>
                </w:tcPr>
                <w:p w14:paraId="07016228" w14:textId="5B514670" w:rsidR="001804B6" w:rsidRPr="008254A5" w:rsidRDefault="005D4493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11-22-</w:t>
                  </w:r>
                  <w:r w:rsidR="00BB7A1F"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1992</w:t>
                  </w:r>
                </w:p>
              </w:tc>
              <w:tc>
                <w:tcPr>
                  <w:tcW w:w="3195" w:type="dxa"/>
                </w:tcPr>
                <w:p w14:paraId="5B1F3E25" w14:textId="5BDA701B" w:rsidR="001804B6" w:rsidRPr="002C27A4" w:rsidRDefault="00BB7A1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0E9C7151" w14:textId="77777777" w:rsidTr="00140E32">
              <w:tc>
                <w:tcPr>
                  <w:tcW w:w="3194" w:type="dxa"/>
                </w:tcPr>
                <w:p w14:paraId="0B202EAD" w14:textId="46D8D24C" w:rsidR="001804B6" w:rsidRPr="00D6129A" w:rsidRDefault="005D4493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Judy Ann I. Pagunawan</w:t>
                  </w:r>
                </w:p>
              </w:tc>
              <w:tc>
                <w:tcPr>
                  <w:tcW w:w="3195" w:type="dxa"/>
                </w:tcPr>
                <w:p w14:paraId="6CAB5220" w14:textId="326F0544" w:rsidR="001804B6" w:rsidRPr="008254A5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01-19-2000</w:t>
                  </w:r>
                </w:p>
              </w:tc>
              <w:tc>
                <w:tcPr>
                  <w:tcW w:w="3195" w:type="dxa"/>
                </w:tcPr>
                <w:p w14:paraId="037A8712" w14:textId="0F5063DA" w:rsidR="001804B6" w:rsidRPr="002C27A4" w:rsidRDefault="00BB7A1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1804B6" w:rsidRPr="002C27A4" w14:paraId="1C888C71" w14:textId="77777777" w:rsidTr="00140E32">
              <w:tc>
                <w:tcPr>
                  <w:tcW w:w="3194" w:type="dxa"/>
                </w:tcPr>
                <w:p w14:paraId="22B3F79C" w14:textId="2E46AAAD" w:rsidR="001804B6" w:rsidRPr="00584DE3" w:rsidRDefault="005D4493" w:rsidP="00140E32">
                  <w:pPr>
                    <w:jc w:val="center"/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Jhon Mark. C. Ilao</w:t>
                  </w:r>
                </w:p>
              </w:tc>
              <w:tc>
                <w:tcPr>
                  <w:tcW w:w="3195" w:type="dxa"/>
                </w:tcPr>
                <w:p w14:paraId="6D2EE493" w14:textId="444DBCCB" w:rsidR="001804B6" w:rsidRPr="008254A5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09-01-2007</w:t>
                  </w:r>
                </w:p>
              </w:tc>
              <w:tc>
                <w:tcPr>
                  <w:tcW w:w="3195" w:type="dxa"/>
                </w:tcPr>
                <w:p w14:paraId="3B03D17D" w14:textId="37A2438D" w:rsidR="001804B6" w:rsidRPr="002C27A4" w:rsidRDefault="00BB7A1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45A0CF22" w14:textId="77777777" w:rsidTr="00140E32">
              <w:tc>
                <w:tcPr>
                  <w:tcW w:w="3194" w:type="dxa"/>
                </w:tcPr>
                <w:p w14:paraId="3D809156" w14:textId="77777777" w:rsidR="001804B6" w:rsidRPr="00D6129A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8545242" w14:textId="77777777" w:rsidR="001804B6" w:rsidRPr="005E14C0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5E4626E" w14:textId="77777777" w:rsidR="001804B6" w:rsidRPr="00D8268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0764C32F" w14:textId="77777777" w:rsidTr="00140E32">
              <w:tc>
                <w:tcPr>
                  <w:tcW w:w="3194" w:type="dxa"/>
                </w:tcPr>
                <w:p w14:paraId="45371588" w14:textId="77777777" w:rsidR="001804B6" w:rsidRPr="00ED0642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D41D580" w14:textId="77777777" w:rsidR="001804B6" w:rsidRPr="009A2DF1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1A87A33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35A42C7F" w14:textId="77777777" w:rsidTr="00140E32">
              <w:tc>
                <w:tcPr>
                  <w:tcW w:w="3194" w:type="dxa"/>
                </w:tcPr>
                <w:p w14:paraId="3FA08E95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D8ABFED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EF199C0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371402FF" w14:textId="77777777" w:rsidTr="00140E32">
              <w:tc>
                <w:tcPr>
                  <w:tcW w:w="3194" w:type="dxa"/>
                </w:tcPr>
                <w:p w14:paraId="764BE47E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889A63D" w14:textId="77777777" w:rsidR="001804B6" w:rsidRPr="00CE2C9E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3BB64BA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49639021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15C3B8CC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0951A84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326FA77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23080590" w14:textId="77777777" w:rsidTr="00140E32">
              <w:tc>
                <w:tcPr>
                  <w:tcW w:w="3194" w:type="dxa"/>
                </w:tcPr>
                <w:p w14:paraId="0B9D2738" w14:textId="77777777" w:rsidR="001804B6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6F65208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2B5C9B5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5CA32DE" w14:textId="77777777" w:rsidR="001804B6" w:rsidRPr="002C27A4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6E3D176C" w14:textId="77777777" w:rsidR="001804B6" w:rsidRDefault="001804B6" w:rsidP="001804B6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8B88E1C" w14:textId="77777777" w:rsidR="001804B6" w:rsidRPr="002C27A4" w:rsidRDefault="001804B6" w:rsidP="001804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7A4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1B309606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>MAIN OFFICE: #65 J.P. Dia</w:t>
      </w:r>
      <w:r w:rsidRPr="002C27A4">
        <w:rPr>
          <w:rFonts w:ascii="Times New Roman" w:hAnsi="Times New Roman" w:cs="Times New Roman"/>
          <w:b/>
          <w:bCs/>
        </w:rPr>
        <w:t>s</w:t>
      </w:r>
      <w:r w:rsidRPr="003A6442">
        <w:rPr>
          <w:rFonts w:ascii="Times New Roman" w:hAnsi="Times New Roman" w:cs="Times New Roman"/>
          <w:b/>
          <w:bCs/>
        </w:rPr>
        <w:t xml:space="preserve"> Ave., Ampid 1 San Mateo, Rizal</w:t>
      </w:r>
    </w:p>
    <w:p w14:paraId="31F83374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BRANCH OFFICE: </w:t>
      </w:r>
      <w:r w:rsidRPr="002C27A4">
        <w:rPr>
          <w:rFonts w:ascii="Times New Roman" w:hAnsi="Times New Roman" w:cs="Times New Roman"/>
          <w:b/>
          <w:bCs/>
        </w:rPr>
        <w:t>01 Dakila cor. Constitutional Road, Batasan Hills, Q.C.</w:t>
      </w:r>
    </w:p>
    <w:p w14:paraId="19DAC9BA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  <w:r w:rsidRPr="003A6442">
        <w:rPr>
          <w:rFonts w:ascii="Times New Roman" w:hAnsi="Times New Roman" w:cs="Times New Roman"/>
          <w:b/>
          <w:bCs/>
        </w:rPr>
        <w:t xml:space="preserve">Smart: 0928 9347852 / Globe: 0997 5127828 / Main Off: 744 52 56 / </w:t>
      </w:r>
      <w:r w:rsidRPr="002C27A4">
        <w:rPr>
          <w:rFonts w:ascii="Times New Roman" w:hAnsi="Times New Roman" w:cs="Times New Roman"/>
          <w:b/>
          <w:bCs/>
        </w:rPr>
        <w:t xml:space="preserve">Batasan </w:t>
      </w:r>
      <w:r w:rsidRPr="003A6442">
        <w:rPr>
          <w:rFonts w:ascii="Times New Roman" w:hAnsi="Times New Roman" w:cs="Times New Roman"/>
          <w:b/>
          <w:bCs/>
        </w:rPr>
        <w:t>Br</w:t>
      </w:r>
      <w:r w:rsidRPr="002C27A4">
        <w:rPr>
          <w:rFonts w:ascii="Times New Roman" w:hAnsi="Times New Roman" w:cs="Times New Roman"/>
          <w:b/>
          <w:bCs/>
        </w:rPr>
        <w:t>.</w:t>
      </w:r>
      <w:r w:rsidRPr="003A6442">
        <w:rPr>
          <w:rFonts w:ascii="Times New Roman" w:hAnsi="Times New Roman" w:cs="Times New Roman"/>
          <w:b/>
          <w:bCs/>
        </w:rPr>
        <w:t>: 518 92 88</w:t>
      </w:r>
    </w:p>
    <w:p w14:paraId="79799D37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2C27A4">
        <w:rPr>
          <w:rFonts w:ascii="Times New Roman" w:hAnsi="Times New Roman" w:cs="Times New Roman"/>
          <w:b/>
          <w:bCs/>
        </w:rPr>
        <w:t>SEC. REG. CS201511616 / TIN #: 099-062-166</w:t>
      </w:r>
    </w:p>
    <w:p w14:paraId="49912D1C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</w:p>
    <w:p w14:paraId="617C54D3" w14:textId="77777777" w:rsidR="001804B6" w:rsidRPr="003A6442" w:rsidRDefault="001804B6" w:rsidP="001804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6442">
        <w:rPr>
          <w:rFonts w:ascii="Times New Roman" w:hAnsi="Times New Roman" w:cs="Times New Roman"/>
          <w:b/>
          <w:bCs/>
          <w:sz w:val="30"/>
          <w:szCs w:val="30"/>
        </w:rPr>
        <w:t>Ricardo C. Ramil</w:t>
      </w:r>
      <w:r w:rsidRPr="002C27A4"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79CF11B1" w14:textId="77777777" w:rsidR="001804B6" w:rsidRPr="002C27A4" w:rsidRDefault="001804B6" w:rsidP="001804B6">
      <w:pPr>
        <w:jc w:val="center"/>
        <w:rPr>
          <w:rFonts w:ascii="Times New Roman" w:hAnsi="Times New Roman" w:cs="Times New Roman"/>
          <w:b/>
          <w:bCs/>
        </w:rPr>
      </w:pPr>
      <w:r w:rsidRPr="003A6442">
        <w:rPr>
          <w:rFonts w:ascii="Times New Roman" w:hAnsi="Times New Roman" w:cs="Times New Roman"/>
          <w:b/>
          <w:bCs/>
        </w:rPr>
        <w:t>FOUNDER / CEO</w:t>
      </w:r>
    </w:p>
    <w:p w14:paraId="17E6BAD9" w14:textId="77777777" w:rsidR="001804B6" w:rsidRPr="003A6442" w:rsidRDefault="001804B6" w:rsidP="001804B6">
      <w:pPr>
        <w:jc w:val="center"/>
        <w:rPr>
          <w:rFonts w:ascii="Times New Roman" w:hAnsi="Times New Roman" w:cs="Times New Roman"/>
        </w:rPr>
      </w:pPr>
    </w:p>
    <w:p w14:paraId="099AE0F1" w14:textId="77777777" w:rsidR="001804B6" w:rsidRPr="002C27A4" w:rsidRDefault="001804B6" w:rsidP="001804B6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1804B6" w:rsidRPr="002C27A4" w14:paraId="27649107" w14:textId="77777777" w:rsidTr="00140E32">
        <w:trPr>
          <w:trHeight w:val="3240"/>
        </w:trPr>
        <w:tc>
          <w:tcPr>
            <w:tcW w:w="9810" w:type="dxa"/>
          </w:tcPr>
          <w:p w14:paraId="15B42351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3ABBA2E2" w14:textId="77777777" w:rsidR="001804B6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2C27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4B648461" w14:textId="77777777" w:rsidR="001804B6" w:rsidRPr="002C27A4" w:rsidRDefault="001804B6" w:rsidP="00140E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</w:t>
            </w:r>
          </w:p>
          <w:p w14:paraId="6A3753A1" w14:textId="0CA027AC" w:rsidR="001804B6" w:rsidRPr="00254308" w:rsidRDefault="001804B6" w:rsidP="00140E3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43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 of Application: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B7A1F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BB7A1F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ins w:id="3" w:author="Microsoft Word" w:date="2025-06-14T15:10:00Z" w16du:dateUtc="2025-06-14T07:10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05-04</w:t>
              </w:r>
            </w:ins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679031E2" w14:textId="771EA2EF" w:rsidR="001804B6" w:rsidRPr="00FA7F68" w:rsidRDefault="001804B6" w:rsidP="00140E32">
            <w:pPr>
              <w:ind w:left="28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Plan Holder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BB7A1F" w:rsidRPr="00A82F0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US"/>
              </w:rPr>
              <w:t>Gaudencio De Torres Ilao (Deceased)</w:t>
            </w:r>
          </w:p>
          <w:p w14:paraId="21D6A89C" w14:textId="6D5DA687" w:rsidR="001804B6" w:rsidRPr="00912C56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</w:t>
            </w: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B7A1F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="00BB7A1F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BB7A1F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1961</w:t>
            </w:r>
            <w:ins w:id="4" w:author="Microsoft Word" w:date="2025-06-14T15:10:00Z" w16du:dateUtc="2025-06-14T07:10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04-18-75</w:t>
              </w:r>
            </w:ins>
          </w:p>
          <w:p w14:paraId="430F25AA" w14:textId="3CCA850D" w:rsidR="001804B6" w:rsidRDefault="00000000" w:rsidP="00140E32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ins w:id="5" w:author="Microsoft Word" w:date="2025-06-14T15:10:00Z" w16du:dateUtc="2025-06-14T07:10:00Z">
              <w:r w:rsidRPr="002C27A4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Address:</w:t>
              </w:r>
              <w:r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Camansihan, Calapan City, Oriental Mindoro</w:t>
              </w:r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ab/>
              </w:r>
            </w:ins>
            <w:r w:rsidR="001804B6"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Address:</w:t>
            </w:r>
            <w:r w:rsidR="001804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BB7A1F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Anilao, </w:t>
            </w:r>
            <w:r w:rsidR="001804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="001804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3724BF0E" w14:textId="77777777" w:rsidR="001804B6" w:rsidRPr="002C27A4" w:rsidRDefault="001804B6" w:rsidP="00140E32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17C23CD4" w14:textId="77777777" w:rsidR="001804B6" w:rsidRPr="002C27A4" w:rsidRDefault="001804B6" w:rsidP="00140E32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1804B6" w:rsidRPr="002C27A4" w14:paraId="7634FB92" w14:textId="77777777" w:rsidTr="00140E32">
              <w:tc>
                <w:tcPr>
                  <w:tcW w:w="3194" w:type="dxa"/>
                </w:tcPr>
                <w:p w14:paraId="11A44219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65886B95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3D941D4E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2C2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1804B6" w:rsidRPr="002C27A4" w14:paraId="76DD7A17" w14:textId="77777777" w:rsidTr="00140E32">
              <w:tc>
                <w:tcPr>
                  <w:tcW w:w="3194" w:type="dxa"/>
                </w:tcPr>
                <w:p w14:paraId="69A3FFC1" w14:textId="1374627A" w:rsidR="001804B6" w:rsidRPr="0017709E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Jessie M. Ilao</w:t>
                  </w:r>
                </w:p>
              </w:tc>
              <w:tc>
                <w:tcPr>
                  <w:tcW w:w="3195" w:type="dxa"/>
                </w:tcPr>
                <w:p w14:paraId="539788B9" w14:textId="377629C8" w:rsidR="001804B6" w:rsidRPr="00D6129A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05-20-1980</w:t>
                  </w:r>
                </w:p>
              </w:tc>
              <w:tc>
                <w:tcPr>
                  <w:tcW w:w="3195" w:type="dxa"/>
                </w:tcPr>
                <w:p w14:paraId="7764F37A" w14:textId="6E46C780" w:rsidR="001804B6" w:rsidRPr="00D8268E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1D9783A9" w14:textId="77777777" w:rsidTr="00140E32">
              <w:tc>
                <w:tcPr>
                  <w:tcW w:w="3194" w:type="dxa"/>
                </w:tcPr>
                <w:p w14:paraId="29A1BE6A" w14:textId="23BDC98C" w:rsidR="001804B6" w:rsidRPr="00AA2CB3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Lorena I. Mendoza</w:t>
                  </w:r>
                </w:p>
              </w:tc>
              <w:tc>
                <w:tcPr>
                  <w:tcW w:w="3195" w:type="dxa"/>
                </w:tcPr>
                <w:p w14:paraId="3D12BE4D" w14:textId="082A7573" w:rsidR="001804B6" w:rsidRPr="008254A5" w:rsidRDefault="00BB7A1F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05-31-1984</w:t>
                  </w:r>
                </w:p>
              </w:tc>
              <w:tc>
                <w:tcPr>
                  <w:tcW w:w="3195" w:type="dxa"/>
                </w:tcPr>
                <w:p w14:paraId="131B68FE" w14:textId="7575ABCE" w:rsidR="001804B6" w:rsidRPr="002C27A4" w:rsidRDefault="00BB7A1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1804B6" w:rsidRPr="002C27A4" w14:paraId="4E6CCA99" w14:textId="77777777" w:rsidTr="00140E32">
              <w:tc>
                <w:tcPr>
                  <w:tcW w:w="3194" w:type="dxa"/>
                </w:tcPr>
                <w:p w14:paraId="58A2A463" w14:textId="298B4CE4" w:rsidR="001804B6" w:rsidRPr="00D6129A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Leony I. Manalo</w:t>
                  </w:r>
                </w:p>
              </w:tc>
              <w:tc>
                <w:tcPr>
                  <w:tcW w:w="3195" w:type="dxa"/>
                </w:tcPr>
                <w:p w14:paraId="72895A6E" w14:textId="3FF49D0F" w:rsidR="001804B6" w:rsidRPr="008254A5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09-18-1986</w:t>
                  </w:r>
                </w:p>
              </w:tc>
              <w:tc>
                <w:tcPr>
                  <w:tcW w:w="3195" w:type="dxa"/>
                </w:tcPr>
                <w:p w14:paraId="1A5F2074" w14:textId="27DAB87D" w:rsidR="001804B6" w:rsidRPr="002C27A4" w:rsidRDefault="00BB7A1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1804B6" w:rsidRPr="002C27A4" w14:paraId="76D2B601" w14:textId="77777777" w:rsidTr="00140E32">
              <w:tc>
                <w:tcPr>
                  <w:tcW w:w="3194" w:type="dxa"/>
                </w:tcPr>
                <w:p w14:paraId="3EA51BDC" w14:textId="6DFDC4CD" w:rsidR="001804B6" w:rsidRPr="00584DE3" w:rsidRDefault="00BB7A1F" w:rsidP="00140E32">
                  <w:pPr>
                    <w:jc w:val="center"/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Lanie M. Ilao</w:t>
                  </w:r>
                </w:p>
              </w:tc>
              <w:tc>
                <w:tcPr>
                  <w:tcW w:w="3195" w:type="dxa"/>
                </w:tcPr>
                <w:p w14:paraId="5F2A9D50" w14:textId="04EBFA93" w:rsidR="001804B6" w:rsidRPr="008254A5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12-09-1988</w:t>
                  </w:r>
                </w:p>
              </w:tc>
              <w:tc>
                <w:tcPr>
                  <w:tcW w:w="3195" w:type="dxa"/>
                </w:tcPr>
                <w:p w14:paraId="00E1F077" w14:textId="0CE46097" w:rsidR="001804B6" w:rsidRPr="002C27A4" w:rsidRDefault="00BB7A1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1804B6" w:rsidRPr="002C27A4" w14:paraId="3B8B5759" w14:textId="77777777" w:rsidTr="00140E32">
              <w:tc>
                <w:tcPr>
                  <w:tcW w:w="3194" w:type="dxa"/>
                </w:tcPr>
                <w:p w14:paraId="0C9D4E16" w14:textId="2E9CA356" w:rsidR="001804B6" w:rsidRPr="00D6129A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James Isaac M. Ilao</w:t>
                  </w:r>
                </w:p>
              </w:tc>
              <w:tc>
                <w:tcPr>
                  <w:tcW w:w="3195" w:type="dxa"/>
                </w:tcPr>
                <w:p w14:paraId="09C95B77" w14:textId="2585D6F7" w:rsidR="001804B6" w:rsidRPr="005E14C0" w:rsidRDefault="00BB7A1F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09-28-2009</w:t>
                  </w:r>
                </w:p>
              </w:tc>
              <w:tc>
                <w:tcPr>
                  <w:tcW w:w="3195" w:type="dxa"/>
                </w:tcPr>
                <w:p w14:paraId="0CC6A3EC" w14:textId="77777777" w:rsidR="001804B6" w:rsidRPr="00D8268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33C4CD31" w14:textId="77777777" w:rsidTr="00140E32">
              <w:tc>
                <w:tcPr>
                  <w:tcW w:w="3194" w:type="dxa"/>
                </w:tcPr>
                <w:p w14:paraId="6BA2B72A" w14:textId="1880FF6E" w:rsidR="001804B6" w:rsidRPr="00ED0642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Gerry M. Ilao</w:t>
                  </w:r>
                </w:p>
              </w:tc>
              <w:tc>
                <w:tcPr>
                  <w:tcW w:w="3195" w:type="dxa"/>
                </w:tcPr>
                <w:p w14:paraId="5C59AB2F" w14:textId="52980BF0" w:rsidR="001804B6" w:rsidRPr="009A2DF1" w:rsidRDefault="00BB7A1F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09-01-1990</w:t>
                  </w:r>
                </w:p>
              </w:tc>
              <w:tc>
                <w:tcPr>
                  <w:tcW w:w="3195" w:type="dxa"/>
                </w:tcPr>
                <w:p w14:paraId="77091DAF" w14:textId="57F086B6" w:rsidR="001804B6" w:rsidRPr="002C27A4" w:rsidRDefault="00BB7A1F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804B6" w:rsidRPr="002C27A4" w14:paraId="12A2F4DD" w14:textId="77777777" w:rsidTr="00140E32">
              <w:tc>
                <w:tcPr>
                  <w:tcW w:w="3194" w:type="dxa"/>
                </w:tcPr>
                <w:p w14:paraId="2000AC24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4D8A4AA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631E175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21E04B53" w14:textId="77777777" w:rsidTr="00140E32">
              <w:tc>
                <w:tcPr>
                  <w:tcW w:w="3194" w:type="dxa"/>
                </w:tcPr>
                <w:p w14:paraId="10986DF9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2BF98F6" w14:textId="77777777" w:rsidR="001804B6" w:rsidRPr="00CE2C9E" w:rsidRDefault="001804B6" w:rsidP="00140E3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B5BF55A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60EAC366" w14:textId="77777777" w:rsidTr="00140E32">
              <w:trPr>
                <w:trHeight w:val="123"/>
              </w:trPr>
              <w:tc>
                <w:tcPr>
                  <w:tcW w:w="3194" w:type="dxa"/>
                </w:tcPr>
                <w:p w14:paraId="34B66986" w14:textId="77777777" w:rsidR="001804B6" w:rsidRPr="004B4A23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4FB0043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C45E83A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804B6" w:rsidRPr="002C27A4" w14:paraId="0878188B" w14:textId="77777777" w:rsidTr="00140E32">
              <w:tc>
                <w:tcPr>
                  <w:tcW w:w="3194" w:type="dxa"/>
                </w:tcPr>
                <w:p w14:paraId="29570117" w14:textId="77777777" w:rsidR="001804B6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9D18B74" w14:textId="77777777" w:rsidR="001804B6" w:rsidRPr="00CE2C9E" w:rsidRDefault="001804B6" w:rsidP="00140E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6DF882E" w14:textId="77777777" w:rsidR="001804B6" w:rsidRPr="002C27A4" w:rsidRDefault="001804B6" w:rsidP="00140E3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2523915" w14:textId="77777777" w:rsidR="001804B6" w:rsidRPr="002C27A4" w:rsidRDefault="001804B6" w:rsidP="00140E32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2C27A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581C8E70" w14:textId="77777777" w:rsidR="001804B6" w:rsidRPr="005C3104" w:rsidRDefault="001804B6" w:rsidP="001804B6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B350B30" w14:textId="77777777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2CFB00D6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345BE7C3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44D6EB65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04116D71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2BA0432C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3E3DAE86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5F5D25B7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137CD1EC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368E088D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5C2D185F" w14:textId="77777777" w:rsidTr="00C80D58">
        <w:trPr>
          <w:trHeight w:val="3240"/>
        </w:trPr>
        <w:tc>
          <w:tcPr>
            <w:tcW w:w="9810" w:type="dxa"/>
          </w:tcPr>
          <w:p w14:paraId="01EADD72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2A3E182F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2B329EA4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4FFCC2B5" w14:textId="017C2DAD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A82F00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A82F00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2EC67E62" w14:textId="5FAA5FE0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color w:val="EE0000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A82F00" w:rsidRPr="00A82F0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US"/>
              </w:rPr>
              <w:t>Inescencia Corpuz Escalona</w:t>
            </w:r>
          </w:p>
          <w:p w14:paraId="0FEB4D45" w14:textId="30C91BAB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  <w:r w:rsidR="00A82F00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A82F00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A82F00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1970</w:t>
            </w:r>
          </w:p>
          <w:p w14:paraId="51001779" w14:textId="29C6B0ED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="00A82F00"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Balaasan,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0B915AC5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6253FAED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167AF9E9" w14:textId="77777777" w:rsidTr="00C80D58">
              <w:tc>
                <w:tcPr>
                  <w:tcW w:w="3194" w:type="dxa"/>
                </w:tcPr>
                <w:p w14:paraId="4ACE3B4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64C3E854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4AB4D5CD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4BE42B7B" w14:textId="77777777" w:rsidTr="00C80D58">
              <w:tc>
                <w:tcPr>
                  <w:tcW w:w="3194" w:type="dxa"/>
                </w:tcPr>
                <w:p w14:paraId="06D20A5C" w14:textId="751442E5" w:rsidR="005D4493" w:rsidRPr="00A82F00" w:rsidRDefault="00A82F00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Rommel C. Escalona</w:t>
                  </w:r>
                </w:p>
              </w:tc>
              <w:tc>
                <w:tcPr>
                  <w:tcW w:w="3195" w:type="dxa"/>
                </w:tcPr>
                <w:p w14:paraId="42E40D11" w14:textId="5976B634" w:rsidR="005D4493" w:rsidRPr="00A82F00" w:rsidRDefault="00A82F00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12-15-1989</w:t>
                  </w:r>
                </w:p>
              </w:tc>
              <w:tc>
                <w:tcPr>
                  <w:tcW w:w="3195" w:type="dxa"/>
                </w:tcPr>
                <w:p w14:paraId="41D60E02" w14:textId="7944C2DC" w:rsidR="005D4493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756847F1" w14:textId="77777777" w:rsidTr="00C80D58">
              <w:tc>
                <w:tcPr>
                  <w:tcW w:w="3194" w:type="dxa"/>
                </w:tcPr>
                <w:p w14:paraId="0B64F5D6" w14:textId="0D9ABDEC" w:rsidR="005D4493" w:rsidRPr="00A82F00" w:rsidRDefault="00A82F00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Ransel C. Escalona</w:t>
                  </w:r>
                </w:p>
              </w:tc>
              <w:tc>
                <w:tcPr>
                  <w:tcW w:w="3195" w:type="dxa"/>
                </w:tcPr>
                <w:p w14:paraId="3B37D8A7" w14:textId="053EED51" w:rsidR="005D4493" w:rsidRPr="00A82F00" w:rsidRDefault="00A82F00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05-27-1984</w:t>
                  </w:r>
                </w:p>
              </w:tc>
              <w:tc>
                <w:tcPr>
                  <w:tcW w:w="3195" w:type="dxa"/>
                </w:tcPr>
                <w:p w14:paraId="687F4433" w14:textId="5D8C1E00" w:rsidR="005D4493" w:rsidRPr="00463FA9" w:rsidRDefault="00463FA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463FA9" w:rsidRPr="00A82F00" w14:paraId="03F84D65" w14:textId="77777777" w:rsidTr="00C80D58">
              <w:tc>
                <w:tcPr>
                  <w:tcW w:w="3194" w:type="dxa"/>
                </w:tcPr>
                <w:p w14:paraId="762B29E0" w14:textId="1C858075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Rosel C. Escalona</w:t>
                  </w:r>
                </w:p>
              </w:tc>
              <w:tc>
                <w:tcPr>
                  <w:tcW w:w="3195" w:type="dxa"/>
                </w:tcPr>
                <w:p w14:paraId="70F269FD" w14:textId="6770A577" w:rsidR="00463FA9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12-27-2002</w:t>
                  </w:r>
                </w:p>
              </w:tc>
              <w:tc>
                <w:tcPr>
                  <w:tcW w:w="3195" w:type="dxa"/>
                </w:tcPr>
                <w:p w14:paraId="1ED8F33E" w14:textId="4D504F3C" w:rsidR="00463FA9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463FA9" w:rsidRPr="00A82F00" w14:paraId="02E85DA5" w14:textId="77777777" w:rsidTr="00C80D58">
              <w:tc>
                <w:tcPr>
                  <w:tcW w:w="3194" w:type="dxa"/>
                </w:tcPr>
                <w:p w14:paraId="3C9CEC93" w14:textId="1338C077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Rayven C. Escalona</w:t>
                  </w:r>
                </w:p>
              </w:tc>
              <w:tc>
                <w:tcPr>
                  <w:tcW w:w="3195" w:type="dxa"/>
                </w:tcPr>
                <w:p w14:paraId="6B2C9F56" w14:textId="1BC9BE3D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11-05-2005</w:t>
                  </w:r>
                </w:p>
              </w:tc>
              <w:tc>
                <w:tcPr>
                  <w:tcW w:w="3195" w:type="dxa"/>
                </w:tcPr>
                <w:p w14:paraId="29E9A193" w14:textId="0B3FD1CB" w:rsidR="00463FA9" w:rsidRPr="00463FA9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463FA9" w:rsidRPr="00A82F00" w14:paraId="031FEEAA" w14:textId="77777777" w:rsidTr="00C80D58">
              <w:tc>
                <w:tcPr>
                  <w:tcW w:w="3194" w:type="dxa"/>
                </w:tcPr>
                <w:p w14:paraId="275D433B" w14:textId="5B73AE3E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82F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Jennefer C. Escalona</w:t>
                  </w:r>
                </w:p>
              </w:tc>
              <w:tc>
                <w:tcPr>
                  <w:tcW w:w="3195" w:type="dxa"/>
                </w:tcPr>
                <w:p w14:paraId="3FE9026E" w14:textId="07E57D44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10-07-1992</w:t>
                  </w:r>
                </w:p>
              </w:tc>
              <w:tc>
                <w:tcPr>
                  <w:tcW w:w="3195" w:type="dxa"/>
                </w:tcPr>
                <w:p w14:paraId="690F1831" w14:textId="73FCEAE6" w:rsidR="00463FA9" w:rsidRPr="00463FA9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463FA9" w:rsidRPr="00A82F00" w14:paraId="2A70BF7B" w14:textId="77777777" w:rsidTr="00C80D58">
              <w:tc>
                <w:tcPr>
                  <w:tcW w:w="3194" w:type="dxa"/>
                </w:tcPr>
                <w:p w14:paraId="7B13A195" w14:textId="64946B9A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Jenilyn C. Escalona</w:t>
                  </w:r>
                </w:p>
              </w:tc>
              <w:tc>
                <w:tcPr>
                  <w:tcW w:w="3195" w:type="dxa"/>
                </w:tcPr>
                <w:p w14:paraId="3B2AC951" w14:textId="721DDB9A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03-11-2001</w:t>
                  </w:r>
                </w:p>
              </w:tc>
              <w:tc>
                <w:tcPr>
                  <w:tcW w:w="3195" w:type="dxa"/>
                </w:tcPr>
                <w:p w14:paraId="737A0077" w14:textId="0B822998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463FA9" w:rsidRPr="00A82F00" w14:paraId="6A34589B" w14:textId="77777777" w:rsidTr="00C80D58">
              <w:tc>
                <w:tcPr>
                  <w:tcW w:w="3194" w:type="dxa"/>
                </w:tcPr>
                <w:p w14:paraId="426E9B0A" w14:textId="17074E4C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Jenny C. Escalona</w:t>
                  </w:r>
                </w:p>
              </w:tc>
              <w:tc>
                <w:tcPr>
                  <w:tcW w:w="3195" w:type="dxa"/>
                </w:tcPr>
                <w:p w14:paraId="283EA1CE" w14:textId="3FFC0019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03-28-1991</w:t>
                  </w:r>
                </w:p>
              </w:tc>
              <w:tc>
                <w:tcPr>
                  <w:tcW w:w="3195" w:type="dxa"/>
                </w:tcPr>
                <w:p w14:paraId="05D22725" w14:textId="67DF39CB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463FA9" w:rsidRPr="00A82F00" w14:paraId="4F0BD3BB" w14:textId="77777777" w:rsidTr="00C80D58">
              <w:tc>
                <w:tcPr>
                  <w:tcW w:w="3194" w:type="dxa"/>
                </w:tcPr>
                <w:p w14:paraId="5EAB0BF5" w14:textId="77777777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2F68CEB" w14:textId="77777777" w:rsidR="00463FA9" w:rsidRPr="00A82F00" w:rsidRDefault="00463FA9" w:rsidP="00463FA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7890830" w14:textId="77777777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463FA9" w:rsidRPr="00A82F00" w14:paraId="45D54E51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13C692EA" w14:textId="77777777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3FED6A7" w14:textId="77777777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27D8EA0" w14:textId="77777777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463FA9" w:rsidRPr="00A82F00" w14:paraId="55BBC331" w14:textId="77777777" w:rsidTr="00C80D58">
              <w:tc>
                <w:tcPr>
                  <w:tcW w:w="3194" w:type="dxa"/>
                </w:tcPr>
                <w:p w14:paraId="232A4A20" w14:textId="77777777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86A7928" w14:textId="77777777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7B6AA9B" w14:textId="77777777" w:rsidR="00463FA9" w:rsidRPr="00A82F00" w:rsidRDefault="00463FA9" w:rsidP="00463FA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F3C0233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490CD70B" w14:textId="77777777" w:rsidR="005D4493" w:rsidRPr="00A82F00" w:rsidRDefault="005D4493" w:rsidP="005D4493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A2955E" w14:textId="77777777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5448FEDB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0F65EAE2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53F092FA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4F436779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67E560F3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65C53BDE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5A969B93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5EDB2DC4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1977B077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0924E17C" w14:textId="77777777" w:rsidTr="00C80D58">
        <w:trPr>
          <w:trHeight w:val="3240"/>
        </w:trPr>
        <w:tc>
          <w:tcPr>
            <w:tcW w:w="9810" w:type="dxa"/>
          </w:tcPr>
          <w:p w14:paraId="1FB98D2A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2C69461F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5DB3E023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58AA867D" w14:textId="5095B7C1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463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463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20F65935" w14:textId="6F3C6C1C" w:rsidR="005D4493" w:rsidRPr="00463FA9" w:rsidRDefault="005D4493" w:rsidP="00C80D58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463FA9" w:rsidRPr="00463FA9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Mayleen Camille Visto Manalo</w:t>
            </w:r>
          </w:p>
          <w:p w14:paraId="25C8FA08" w14:textId="72CD4FCA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  <w:r w:rsidR="00463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="00463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463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1997</w:t>
            </w:r>
          </w:p>
          <w:p w14:paraId="2A2CCC17" w14:textId="28C31DFD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="00463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Balaasan,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139E5744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3C867510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753C126F" w14:textId="77777777" w:rsidTr="00C80D58">
              <w:tc>
                <w:tcPr>
                  <w:tcW w:w="3194" w:type="dxa"/>
                </w:tcPr>
                <w:p w14:paraId="0D45CAD8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498386C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55D55C2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5836CB89" w14:textId="77777777" w:rsidTr="00C80D58">
              <w:tc>
                <w:tcPr>
                  <w:tcW w:w="3194" w:type="dxa"/>
                </w:tcPr>
                <w:p w14:paraId="1C9C3239" w14:textId="0B75D640" w:rsidR="005D4493" w:rsidRPr="00A82F00" w:rsidRDefault="00185CDE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Mark Clyde Gabrielle V. Manalo</w:t>
                  </w:r>
                </w:p>
              </w:tc>
              <w:tc>
                <w:tcPr>
                  <w:tcW w:w="3195" w:type="dxa"/>
                </w:tcPr>
                <w:p w14:paraId="2F3F7EF6" w14:textId="73006B8F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12-26-2019</w:t>
                  </w:r>
                </w:p>
              </w:tc>
              <w:tc>
                <w:tcPr>
                  <w:tcW w:w="3195" w:type="dxa"/>
                </w:tcPr>
                <w:p w14:paraId="31F67D6F" w14:textId="6965D2E8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0AB993CB" w14:textId="77777777" w:rsidTr="00C80D58">
              <w:tc>
                <w:tcPr>
                  <w:tcW w:w="3194" w:type="dxa"/>
                </w:tcPr>
                <w:p w14:paraId="492B3A29" w14:textId="0D94CA6F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Mccaiden Ezekiel V. Manalo</w:t>
                  </w:r>
                </w:p>
              </w:tc>
              <w:tc>
                <w:tcPr>
                  <w:tcW w:w="3195" w:type="dxa"/>
                </w:tcPr>
                <w:p w14:paraId="1A63063F" w14:textId="2D142C3E" w:rsidR="005D4493" w:rsidRPr="00A82F00" w:rsidRDefault="00DB30E4" w:rsidP="00DB30E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09-10-2022</w:t>
                  </w:r>
                </w:p>
              </w:tc>
              <w:tc>
                <w:tcPr>
                  <w:tcW w:w="3195" w:type="dxa"/>
                </w:tcPr>
                <w:p w14:paraId="63F36013" w14:textId="22800643" w:rsidR="005D4493" w:rsidRPr="00DB30E4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B30E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6F6B5521" w14:textId="77777777" w:rsidTr="00C80D58">
              <w:tc>
                <w:tcPr>
                  <w:tcW w:w="3194" w:type="dxa"/>
                </w:tcPr>
                <w:p w14:paraId="0C6792E3" w14:textId="72FBF2A6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Miesha Amaris V. Manalo</w:t>
                  </w:r>
                </w:p>
              </w:tc>
              <w:tc>
                <w:tcPr>
                  <w:tcW w:w="3195" w:type="dxa"/>
                </w:tcPr>
                <w:p w14:paraId="7C7AD485" w14:textId="6EB63A0A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01-21-2025</w:t>
                  </w:r>
                </w:p>
              </w:tc>
              <w:tc>
                <w:tcPr>
                  <w:tcW w:w="3195" w:type="dxa"/>
                </w:tcPr>
                <w:p w14:paraId="0F37EC27" w14:textId="3CD76312" w:rsidR="005D4493" w:rsidRPr="00DB30E4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5D4493" w:rsidRPr="00A82F00" w14:paraId="0581719C" w14:textId="77777777" w:rsidTr="00C80D58">
              <w:tc>
                <w:tcPr>
                  <w:tcW w:w="3194" w:type="dxa"/>
                </w:tcPr>
                <w:p w14:paraId="03ADBF5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195" w:type="dxa"/>
                </w:tcPr>
                <w:p w14:paraId="3B9212E5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DEBAE0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031A6F52" w14:textId="77777777" w:rsidTr="00C80D58">
              <w:tc>
                <w:tcPr>
                  <w:tcW w:w="3194" w:type="dxa"/>
                </w:tcPr>
                <w:p w14:paraId="51F02066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417C1C6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E717EC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6AB356BD" w14:textId="77777777" w:rsidTr="00C80D58">
              <w:tc>
                <w:tcPr>
                  <w:tcW w:w="3194" w:type="dxa"/>
                </w:tcPr>
                <w:p w14:paraId="282D3F08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AD7F01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923BA6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1A8D5DB5" w14:textId="77777777" w:rsidTr="00C80D58">
              <w:tc>
                <w:tcPr>
                  <w:tcW w:w="3194" w:type="dxa"/>
                </w:tcPr>
                <w:p w14:paraId="7D136F9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DACF96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FE7CC1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61FCB5DB" w14:textId="77777777" w:rsidTr="00C80D58">
              <w:tc>
                <w:tcPr>
                  <w:tcW w:w="3194" w:type="dxa"/>
                </w:tcPr>
                <w:p w14:paraId="3C50A9F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D945D6F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FD1783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6577D02C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36D98C65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2EBBF8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91E9646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2E5EF9F1" w14:textId="77777777" w:rsidTr="00C80D58">
              <w:tc>
                <w:tcPr>
                  <w:tcW w:w="3194" w:type="dxa"/>
                </w:tcPr>
                <w:p w14:paraId="407A1288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625D07D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3BC002A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CA74C40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61AA1291" w14:textId="77777777" w:rsidR="005D4493" w:rsidRPr="00A82F00" w:rsidRDefault="005D4493" w:rsidP="005D4493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4971F0A" w14:textId="77777777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448E9EB8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2E6BDBC0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7ADA2598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1DE1380D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642FF9B3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1F8B43F6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3CBAF87A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6BDB3E6E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54F6E132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0C0006D1" w14:textId="77777777" w:rsidTr="00C80D58">
        <w:trPr>
          <w:trHeight w:val="3240"/>
        </w:trPr>
        <w:tc>
          <w:tcPr>
            <w:tcW w:w="9810" w:type="dxa"/>
          </w:tcPr>
          <w:p w14:paraId="1E2A0FE9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4EB121D4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7C6BA717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48F61ED5" w14:textId="1A149C59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2509A66D" w14:textId="59866C97" w:rsidR="005D4493" w:rsidRPr="00DB30E4" w:rsidRDefault="005D4493" w:rsidP="00C80D58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DB30E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Mark Kelvin Masangkay</w:t>
            </w:r>
          </w:p>
          <w:p w14:paraId="7E425D4A" w14:textId="0B4B27F0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1993</w:t>
            </w:r>
          </w:p>
          <w:p w14:paraId="5301DAD7" w14:textId="77777777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093546CC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5BE9A7AC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613B8290" w14:textId="77777777" w:rsidTr="00C80D58">
              <w:tc>
                <w:tcPr>
                  <w:tcW w:w="3194" w:type="dxa"/>
                </w:tcPr>
                <w:p w14:paraId="2DD247BA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7716870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36471D4A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699F6346" w14:textId="77777777" w:rsidTr="00C80D58">
              <w:tc>
                <w:tcPr>
                  <w:tcW w:w="3194" w:type="dxa"/>
                </w:tcPr>
                <w:p w14:paraId="430CB09E" w14:textId="55D76C0E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Mark Xhian Kheal F. Masangkay</w:t>
                  </w:r>
                </w:p>
              </w:tc>
              <w:tc>
                <w:tcPr>
                  <w:tcW w:w="3195" w:type="dxa"/>
                </w:tcPr>
                <w:p w14:paraId="58E0833A" w14:textId="54C93810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05-08-2018</w:t>
                  </w:r>
                </w:p>
              </w:tc>
              <w:tc>
                <w:tcPr>
                  <w:tcW w:w="3195" w:type="dxa"/>
                </w:tcPr>
                <w:p w14:paraId="38171C24" w14:textId="65E627AA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364955EB" w14:textId="77777777" w:rsidTr="00C80D58">
              <w:tc>
                <w:tcPr>
                  <w:tcW w:w="3194" w:type="dxa"/>
                </w:tcPr>
                <w:p w14:paraId="22B0583C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235CD89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51AF582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4932BAD7" w14:textId="77777777" w:rsidTr="00C80D58">
              <w:tc>
                <w:tcPr>
                  <w:tcW w:w="3194" w:type="dxa"/>
                </w:tcPr>
                <w:p w14:paraId="3671DC1B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915D97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6439186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3CF77185" w14:textId="77777777" w:rsidTr="00C80D58">
              <w:tc>
                <w:tcPr>
                  <w:tcW w:w="3194" w:type="dxa"/>
                </w:tcPr>
                <w:p w14:paraId="3A3698E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195" w:type="dxa"/>
                </w:tcPr>
                <w:p w14:paraId="5B95BF98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AE421F5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1E05E26F" w14:textId="77777777" w:rsidTr="00C80D58">
              <w:tc>
                <w:tcPr>
                  <w:tcW w:w="3194" w:type="dxa"/>
                </w:tcPr>
                <w:p w14:paraId="7BCADA06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01B08CC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82D544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6CBC2C98" w14:textId="77777777" w:rsidTr="00C80D58">
              <w:tc>
                <w:tcPr>
                  <w:tcW w:w="3194" w:type="dxa"/>
                </w:tcPr>
                <w:p w14:paraId="62CC853A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B1FF828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47FFA8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1717D687" w14:textId="77777777" w:rsidTr="00C80D58">
              <w:tc>
                <w:tcPr>
                  <w:tcW w:w="3194" w:type="dxa"/>
                </w:tcPr>
                <w:p w14:paraId="0A07ABB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35480D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BDFE318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679CD5B8" w14:textId="77777777" w:rsidTr="00C80D58">
              <w:tc>
                <w:tcPr>
                  <w:tcW w:w="3194" w:type="dxa"/>
                </w:tcPr>
                <w:p w14:paraId="088DC57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1DD70EC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741EFE3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78B04EB5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06BFD02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7A15FFB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4EBE4AB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23AA583A" w14:textId="77777777" w:rsidTr="00C80D58">
              <w:tc>
                <w:tcPr>
                  <w:tcW w:w="3194" w:type="dxa"/>
                </w:tcPr>
                <w:p w14:paraId="1EC866C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91A83E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944136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90766CF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78123DD0" w14:textId="77777777" w:rsidR="005D4493" w:rsidRPr="00A82F00" w:rsidRDefault="005D4493" w:rsidP="005D4493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EDA561C" w14:textId="77777777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4926729F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630820BD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49DCF0D7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3C103D73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56123A58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14552C72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2296C92A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0DB00922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355B0BA9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09D69119" w14:textId="77777777" w:rsidTr="00C80D58">
        <w:trPr>
          <w:trHeight w:val="3240"/>
        </w:trPr>
        <w:tc>
          <w:tcPr>
            <w:tcW w:w="9810" w:type="dxa"/>
          </w:tcPr>
          <w:p w14:paraId="00DB0F9D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6EF2BCDE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714491C0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6E9856ED" w14:textId="57D2C804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654BBCC1" w14:textId="4452D12A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DB30E4" w:rsidRPr="00DB30E4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Maria Teressa Datinguinoo Bonquin</w:t>
            </w:r>
          </w:p>
          <w:p w14:paraId="25951F4B" w14:textId="7E36B712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04-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1973</w:t>
            </w:r>
          </w:p>
          <w:p w14:paraId="64DE384A" w14:textId="5FA21537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="00DB3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Balaasan,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3C2269FE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0F48F976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2E9B2EBC" w14:textId="77777777" w:rsidTr="00C80D58">
              <w:tc>
                <w:tcPr>
                  <w:tcW w:w="3194" w:type="dxa"/>
                </w:tcPr>
                <w:p w14:paraId="7D96E294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207F493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4E29A49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72F35216" w14:textId="77777777" w:rsidTr="00C80D58">
              <w:tc>
                <w:tcPr>
                  <w:tcW w:w="3194" w:type="dxa"/>
                </w:tcPr>
                <w:p w14:paraId="125CB6E5" w14:textId="79293057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Mary Danice B. Rayos</w:t>
                  </w:r>
                </w:p>
              </w:tc>
              <w:tc>
                <w:tcPr>
                  <w:tcW w:w="3195" w:type="dxa"/>
                </w:tcPr>
                <w:p w14:paraId="09E12571" w14:textId="44651C25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01-08-1999</w:t>
                  </w:r>
                </w:p>
              </w:tc>
              <w:tc>
                <w:tcPr>
                  <w:tcW w:w="3195" w:type="dxa"/>
                </w:tcPr>
                <w:p w14:paraId="1D662703" w14:textId="377617DD" w:rsidR="005D4493" w:rsidRPr="00A82F00" w:rsidRDefault="00153BE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5D4493" w:rsidRPr="00A82F00" w14:paraId="0E1A6A80" w14:textId="77777777" w:rsidTr="00C80D58">
              <w:tc>
                <w:tcPr>
                  <w:tcW w:w="3194" w:type="dxa"/>
                </w:tcPr>
                <w:p w14:paraId="7BA11870" w14:textId="2CF12F28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Daius D. Bonquin</w:t>
                  </w:r>
                </w:p>
              </w:tc>
              <w:tc>
                <w:tcPr>
                  <w:tcW w:w="3195" w:type="dxa"/>
                </w:tcPr>
                <w:p w14:paraId="6E338A07" w14:textId="074753ED" w:rsidR="005D4493" w:rsidRPr="00A82F00" w:rsidRDefault="00DB30E4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06-06-2000</w:t>
                  </w:r>
                </w:p>
              </w:tc>
              <w:tc>
                <w:tcPr>
                  <w:tcW w:w="3195" w:type="dxa"/>
                </w:tcPr>
                <w:p w14:paraId="4A432CCC" w14:textId="0C033776" w:rsidR="005D4493" w:rsidRPr="00153BE3" w:rsidRDefault="00153BE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64F28BA1" w14:textId="77777777" w:rsidTr="00C80D58">
              <w:tc>
                <w:tcPr>
                  <w:tcW w:w="3194" w:type="dxa"/>
                </w:tcPr>
                <w:p w14:paraId="2674628E" w14:textId="6DCE964B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Dairheen D. Bonquin</w:t>
                  </w:r>
                </w:p>
              </w:tc>
              <w:tc>
                <w:tcPr>
                  <w:tcW w:w="3195" w:type="dxa"/>
                </w:tcPr>
                <w:p w14:paraId="59F5A1F3" w14:textId="101CEE8C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05-20-2001</w:t>
                  </w:r>
                </w:p>
              </w:tc>
              <w:tc>
                <w:tcPr>
                  <w:tcW w:w="3195" w:type="dxa"/>
                </w:tcPr>
                <w:p w14:paraId="3F52C23E" w14:textId="4D49DC3A" w:rsidR="005D4493" w:rsidRPr="00A82F00" w:rsidRDefault="00153BE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5D4493" w:rsidRPr="00A82F00" w14:paraId="612CB186" w14:textId="77777777" w:rsidTr="00C80D58">
              <w:tc>
                <w:tcPr>
                  <w:tcW w:w="3194" w:type="dxa"/>
                </w:tcPr>
                <w:p w14:paraId="47E387CA" w14:textId="15CD14C8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Danver D. Bonquin</w:t>
                  </w:r>
                </w:p>
              </w:tc>
              <w:tc>
                <w:tcPr>
                  <w:tcW w:w="3195" w:type="dxa"/>
                </w:tcPr>
                <w:p w14:paraId="7EDD2439" w14:textId="77A6125B" w:rsidR="005D4493" w:rsidRPr="00A82F00" w:rsidRDefault="00DB30E4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02-05-2004</w:t>
                  </w:r>
                </w:p>
              </w:tc>
              <w:tc>
                <w:tcPr>
                  <w:tcW w:w="3195" w:type="dxa"/>
                </w:tcPr>
                <w:p w14:paraId="04C3A8BB" w14:textId="2013FB27" w:rsidR="005D4493" w:rsidRPr="00A82F00" w:rsidRDefault="00153BE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341D1A32" w14:textId="77777777" w:rsidTr="00C80D58">
              <w:tc>
                <w:tcPr>
                  <w:tcW w:w="3194" w:type="dxa"/>
                </w:tcPr>
                <w:p w14:paraId="0AA3463D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4CA3C7F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D7F9FAA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15F3B253" w14:textId="77777777" w:rsidTr="00C80D58">
              <w:tc>
                <w:tcPr>
                  <w:tcW w:w="3194" w:type="dxa"/>
                </w:tcPr>
                <w:p w14:paraId="5B82B70B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0B51AC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ED03E5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364F7925" w14:textId="77777777" w:rsidTr="00C80D58">
              <w:tc>
                <w:tcPr>
                  <w:tcW w:w="3194" w:type="dxa"/>
                </w:tcPr>
                <w:p w14:paraId="410CC83C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26A747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903152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20891827" w14:textId="77777777" w:rsidTr="00C80D58">
              <w:tc>
                <w:tcPr>
                  <w:tcW w:w="3194" w:type="dxa"/>
                </w:tcPr>
                <w:p w14:paraId="21E76393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4E3BDCB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FF4E1D8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0E5E8FC8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46704D3C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D4FD20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A3A6C6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0D5C1B1A" w14:textId="77777777" w:rsidTr="00C80D58">
              <w:tc>
                <w:tcPr>
                  <w:tcW w:w="3194" w:type="dxa"/>
                </w:tcPr>
                <w:p w14:paraId="5CBE9AA3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73F34C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ED8C72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1886D51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676ED302" w14:textId="77777777" w:rsidR="00153BE3" w:rsidRDefault="00153BE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FC614F" w14:textId="3996C0CA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522DE49F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45A88832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6D7DB73C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0AEB672B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03E1A588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0297FBC5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1BA2723C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42052E15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5BC5B4A4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01930EFB" w14:textId="77777777" w:rsidTr="00C80D58">
        <w:trPr>
          <w:trHeight w:val="3240"/>
        </w:trPr>
        <w:tc>
          <w:tcPr>
            <w:tcW w:w="9810" w:type="dxa"/>
          </w:tcPr>
          <w:p w14:paraId="4AAFEFB0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5A8B134B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247014B7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7AD77C9B" w14:textId="3B140C99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37D43521" w14:textId="2F9AB7CF" w:rsidR="005D4493" w:rsidRPr="00153BE3" w:rsidRDefault="005D4493" w:rsidP="00C80D58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153BE3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Placida Delos Reyes Bacay</w:t>
            </w:r>
          </w:p>
          <w:p w14:paraId="6306FF57" w14:textId="14149F86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1956</w:t>
            </w:r>
          </w:p>
          <w:p w14:paraId="1E7E89F8" w14:textId="77777777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77FAF01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7869B73D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2BBA7A88" w14:textId="77777777" w:rsidTr="00C80D58">
              <w:tc>
                <w:tcPr>
                  <w:tcW w:w="3194" w:type="dxa"/>
                </w:tcPr>
                <w:p w14:paraId="0AA7A55C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5C7F7A2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217F4D05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7758BD09" w14:textId="77777777" w:rsidTr="00C80D58">
              <w:tc>
                <w:tcPr>
                  <w:tcW w:w="3194" w:type="dxa"/>
                </w:tcPr>
                <w:p w14:paraId="2BFB7259" w14:textId="38C4A87A" w:rsidR="005D4493" w:rsidRPr="00A82F00" w:rsidRDefault="00153BE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Jingle D. Bacay</w:t>
                  </w:r>
                </w:p>
              </w:tc>
              <w:tc>
                <w:tcPr>
                  <w:tcW w:w="3195" w:type="dxa"/>
                </w:tcPr>
                <w:p w14:paraId="685E89FC" w14:textId="6AC455D6" w:rsidR="005D4493" w:rsidRPr="00A82F00" w:rsidRDefault="00153BE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01-31-1979</w:t>
                  </w:r>
                </w:p>
              </w:tc>
              <w:tc>
                <w:tcPr>
                  <w:tcW w:w="3195" w:type="dxa"/>
                </w:tcPr>
                <w:p w14:paraId="0DE07798" w14:textId="27162A2B" w:rsidR="005D4493" w:rsidRPr="00A82F00" w:rsidRDefault="00153BE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09ADB52F" w14:textId="77777777" w:rsidTr="00C80D58">
              <w:tc>
                <w:tcPr>
                  <w:tcW w:w="3194" w:type="dxa"/>
                </w:tcPr>
                <w:p w14:paraId="2258F2AA" w14:textId="7B95A683" w:rsidR="005D4493" w:rsidRPr="00A82F00" w:rsidRDefault="00153BE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Jovelyn B. Ilao</w:t>
                  </w:r>
                </w:p>
              </w:tc>
              <w:tc>
                <w:tcPr>
                  <w:tcW w:w="3195" w:type="dxa"/>
                </w:tcPr>
                <w:p w14:paraId="496228EB" w14:textId="06193523" w:rsidR="005D449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1027-1972</w:t>
                  </w:r>
                </w:p>
              </w:tc>
              <w:tc>
                <w:tcPr>
                  <w:tcW w:w="3195" w:type="dxa"/>
                </w:tcPr>
                <w:p w14:paraId="55C88BF2" w14:textId="13C15AAA" w:rsidR="005D4493" w:rsidRPr="00153BE3" w:rsidRDefault="00153BE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153BE3" w:rsidRPr="00A82F00" w14:paraId="6295318E" w14:textId="77777777" w:rsidTr="00C80D58">
              <w:tc>
                <w:tcPr>
                  <w:tcW w:w="3194" w:type="dxa"/>
                </w:tcPr>
                <w:p w14:paraId="680C7F9F" w14:textId="363F838C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Lino D. Bacay</w:t>
                  </w:r>
                </w:p>
              </w:tc>
              <w:tc>
                <w:tcPr>
                  <w:tcW w:w="3195" w:type="dxa"/>
                </w:tcPr>
                <w:p w14:paraId="4288F5C4" w14:textId="3EF14ECC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09-23-1981</w:t>
                  </w:r>
                </w:p>
              </w:tc>
              <w:tc>
                <w:tcPr>
                  <w:tcW w:w="3195" w:type="dxa"/>
                </w:tcPr>
                <w:p w14:paraId="1B493579" w14:textId="594483E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53BE3" w:rsidRPr="00A82F00" w14:paraId="64E2D3E5" w14:textId="77777777" w:rsidTr="00C80D58">
              <w:tc>
                <w:tcPr>
                  <w:tcW w:w="3194" w:type="dxa"/>
                </w:tcPr>
                <w:p w14:paraId="109B032F" w14:textId="09361516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Cris D. Bacay</w:t>
                  </w:r>
                </w:p>
              </w:tc>
              <w:tc>
                <w:tcPr>
                  <w:tcW w:w="3195" w:type="dxa"/>
                </w:tcPr>
                <w:p w14:paraId="25D5D973" w14:textId="53CEC32D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01-07-1983</w:t>
                  </w:r>
                </w:p>
              </w:tc>
              <w:tc>
                <w:tcPr>
                  <w:tcW w:w="3195" w:type="dxa"/>
                </w:tcPr>
                <w:p w14:paraId="1803CD2C" w14:textId="3485150D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69B25AEA" w14:textId="77777777" w:rsidTr="00C80D58">
              <w:tc>
                <w:tcPr>
                  <w:tcW w:w="3194" w:type="dxa"/>
                </w:tcPr>
                <w:p w14:paraId="6CE7D9E5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59F2100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4C1CBC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30990FF8" w14:textId="77777777" w:rsidTr="00C80D58">
              <w:tc>
                <w:tcPr>
                  <w:tcW w:w="3194" w:type="dxa"/>
                </w:tcPr>
                <w:p w14:paraId="7A56BEDC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CE507CA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968B29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6F626488" w14:textId="77777777" w:rsidTr="00C80D58">
              <w:tc>
                <w:tcPr>
                  <w:tcW w:w="3194" w:type="dxa"/>
                </w:tcPr>
                <w:p w14:paraId="7B067C4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2D9975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08EBFD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36B1525A" w14:textId="77777777" w:rsidTr="00C80D58">
              <w:tc>
                <w:tcPr>
                  <w:tcW w:w="3194" w:type="dxa"/>
                </w:tcPr>
                <w:p w14:paraId="2CB7B5E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ECA72E7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7A6D7CA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2760AB0D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4BB104BC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10F896B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C17C80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264A8553" w14:textId="77777777" w:rsidTr="00C80D58">
              <w:tc>
                <w:tcPr>
                  <w:tcW w:w="3194" w:type="dxa"/>
                </w:tcPr>
                <w:p w14:paraId="428EDFA6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E26B98B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EA90C53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3E98B56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01B25129" w14:textId="77777777" w:rsidR="005D4493" w:rsidRPr="00A82F00" w:rsidRDefault="005D4493" w:rsidP="005D4493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0E0382F" w14:textId="77777777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24D84172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17537FDB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795CB0AF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73F33400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541EE759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409E2B35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0EEC5CFC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1CB7E306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558D2EDA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57737B0B" w14:textId="77777777" w:rsidTr="00C80D58">
        <w:trPr>
          <w:trHeight w:val="3240"/>
        </w:trPr>
        <w:tc>
          <w:tcPr>
            <w:tcW w:w="9810" w:type="dxa"/>
          </w:tcPr>
          <w:p w14:paraId="244B3A96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75135AB7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28C109A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526589A2" w14:textId="725FDBED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1C5DF3B5" w14:textId="61721A35" w:rsidR="005D4493" w:rsidRPr="00153BE3" w:rsidRDefault="005D4493" w:rsidP="00153BE3">
            <w:pPr>
              <w:tabs>
                <w:tab w:val="left" w:pos="3015"/>
              </w:tabs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</w:t>
            </w:r>
            <w:r w:rsidR="00153BE3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Norberta Manalo Serrano</w:t>
            </w:r>
            <w:r w:rsidR="00153B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ab/>
            </w:r>
          </w:p>
          <w:p w14:paraId="5B5B27CA" w14:textId="5E63ECB0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1966</w:t>
            </w:r>
          </w:p>
          <w:p w14:paraId="531263B2" w14:textId="1A4ADE71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Mangindat,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03879269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03088B75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1B8944A0" w14:textId="77777777" w:rsidTr="00C80D58">
              <w:tc>
                <w:tcPr>
                  <w:tcW w:w="3194" w:type="dxa"/>
                </w:tcPr>
                <w:p w14:paraId="79DABBA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575DDFB1" w14:textId="77777777" w:rsidR="005D4493" w:rsidRPr="00A82F00" w:rsidRDefault="005D449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475B7AF8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7F4A0952" w14:textId="77777777" w:rsidTr="00C80D58">
              <w:tc>
                <w:tcPr>
                  <w:tcW w:w="3194" w:type="dxa"/>
                </w:tcPr>
                <w:p w14:paraId="7C1A815E" w14:textId="50C057DC" w:rsidR="005D4493" w:rsidRPr="00A82F00" w:rsidRDefault="00153BE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Arnold M. Serrano</w:t>
                  </w:r>
                </w:p>
              </w:tc>
              <w:tc>
                <w:tcPr>
                  <w:tcW w:w="3195" w:type="dxa"/>
                </w:tcPr>
                <w:p w14:paraId="1FE1EBC9" w14:textId="4E3B9340" w:rsidR="005D449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10-17-1993</w:t>
                  </w:r>
                </w:p>
              </w:tc>
              <w:tc>
                <w:tcPr>
                  <w:tcW w:w="3195" w:type="dxa"/>
                </w:tcPr>
                <w:p w14:paraId="391F4294" w14:textId="46D387F0" w:rsidR="005D4493" w:rsidRPr="00A82F00" w:rsidRDefault="00153BE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53BE3" w:rsidRPr="00A82F00" w14:paraId="74420C23" w14:textId="77777777" w:rsidTr="00C80D58">
              <w:tc>
                <w:tcPr>
                  <w:tcW w:w="3194" w:type="dxa"/>
                </w:tcPr>
                <w:p w14:paraId="56547BA9" w14:textId="0981D110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Arleo M. Serrano</w:t>
                  </w:r>
                </w:p>
              </w:tc>
              <w:tc>
                <w:tcPr>
                  <w:tcW w:w="3195" w:type="dxa"/>
                </w:tcPr>
                <w:p w14:paraId="0218D964" w14:textId="24AB86C4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11-25-2005</w:t>
                  </w:r>
                </w:p>
              </w:tc>
              <w:tc>
                <w:tcPr>
                  <w:tcW w:w="3195" w:type="dxa"/>
                </w:tcPr>
                <w:p w14:paraId="0E588063" w14:textId="17109E9B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153BE3" w:rsidRPr="00A82F00" w14:paraId="6C135C60" w14:textId="77777777" w:rsidTr="00C80D58">
              <w:tc>
                <w:tcPr>
                  <w:tcW w:w="3194" w:type="dxa"/>
                </w:tcPr>
                <w:p w14:paraId="24D89812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44EC009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C29D668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53BE3" w:rsidRPr="00A82F00" w14:paraId="185736DB" w14:textId="77777777" w:rsidTr="00C80D58">
              <w:tc>
                <w:tcPr>
                  <w:tcW w:w="3194" w:type="dxa"/>
                </w:tcPr>
                <w:p w14:paraId="3DCBADCF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195" w:type="dxa"/>
                </w:tcPr>
                <w:p w14:paraId="49D7BD6F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48B1FFE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53BE3" w:rsidRPr="00A82F00" w14:paraId="5DC07C8B" w14:textId="77777777" w:rsidTr="00C80D58">
              <w:tc>
                <w:tcPr>
                  <w:tcW w:w="3194" w:type="dxa"/>
                </w:tcPr>
                <w:p w14:paraId="64E03278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7FD074E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10DE96C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53BE3" w:rsidRPr="00A82F00" w14:paraId="273FFA4E" w14:textId="77777777" w:rsidTr="00C80D58">
              <w:tc>
                <w:tcPr>
                  <w:tcW w:w="3194" w:type="dxa"/>
                </w:tcPr>
                <w:p w14:paraId="3C76D60F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5FED710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C8D63F2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53BE3" w:rsidRPr="00A82F00" w14:paraId="60D5EE02" w14:textId="77777777" w:rsidTr="00C80D58">
              <w:tc>
                <w:tcPr>
                  <w:tcW w:w="3194" w:type="dxa"/>
                </w:tcPr>
                <w:p w14:paraId="5C724F70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85E5202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57CD3CB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53BE3" w:rsidRPr="00A82F00" w14:paraId="2CDACB3F" w14:textId="77777777" w:rsidTr="00C80D58">
              <w:tc>
                <w:tcPr>
                  <w:tcW w:w="3194" w:type="dxa"/>
                </w:tcPr>
                <w:p w14:paraId="0A18A5B6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E99E891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17BFE62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53BE3" w:rsidRPr="00A82F00" w14:paraId="13DF044A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60B3FAF7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3AFAFB7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5F50574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153BE3" w:rsidRPr="00A82F00" w14:paraId="3BA82DAF" w14:textId="77777777" w:rsidTr="00C80D58">
              <w:tc>
                <w:tcPr>
                  <w:tcW w:w="3194" w:type="dxa"/>
                </w:tcPr>
                <w:p w14:paraId="6DB459DB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AE811A2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3F93D0E" w14:textId="77777777" w:rsidR="00153BE3" w:rsidRPr="00A82F00" w:rsidRDefault="00153BE3" w:rsidP="00153BE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DED661F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5782C0FF" w14:textId="77777777" w:rsidR="002E6789" w:rsidRDefault="002E6789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BA9958" w14:textId="77777777" w:rsidR="002E6789" w:rsidRPr="00A82F00" w:rsidRDefault="002E6789" w:rsidP="002E678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4C99C386" w14:textId="77777777" w:rsidR="002E6789" w:rsidRPr="00A82F00" w:rsidRDefault="002E6789" w:rsidP="002E6789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41EEBD94" w14:textId="77777777" w:rsidR="002E6789" w:rsidRPr="00A82F00" w:rsidRDefault="002E6789" w:rsidP="002E6789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7EEB9EB1" w14:textId="77777777" w:rsidR="002E6789" w:rsidRPr="00A82F00" w:rsidRDefault="002E6789" w:rsidP="002E6789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3033FAE4" w14:textId="77777777" w:rsidR="002E6789" w:rsidRPr="00A82F00" w:rsidRDefault="002E6789" w:rsidP="002E6789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552CC9C7" w14:textId="77777777" w:rsidR="002E6789" w:rsidRPr="00A82F00" w:rsidRDefault="002E6789" w:rsidP="002E6789">
      <w:pPr>
        <w:jc w:val="center"/>
        <w:rPr>
          <w:rFonts w:ascii="Times New Roman" w:hAnsi="Times New Roman" w:cs="Times New Roman"/>
          <w:b/>
          <w:bCs/>
        </w:rPr>
      </w:pPr>
    </w:p>
    <w:p w14:paraId="3245C60A" w14:textId="77777777" w:rsidR="002E6789" w:rsidRPr="00A82F00" w:rsidRDefault="002E6789" w:rsidP="002E678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39CB32F1" w14:textId="77777777" w:rsidR="002E6789" w:rsidRPr="00A82F00" w:rsidRDefault="002E6789" w:rsidP="002E6789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436E2210" w14:textId="77777777" w:rsidR="002E6789" w:rsidRPr="00A82F00" w:rsidRDefault="002E6789" w:rsidP="002E6789">
      <w:pPr>
        <w:jc w:val="center"/>
        <w:rPr>
          <w:rFonts w:ascii="Times New Roman" w:hAnsi="Times New Roman" w:cs="Times New Roman"/>
        </w:rPr>
      </w:pPr>
    </w:p>
    <w:p w14:paraId="731DA9D5" w14:textId="77777777" w:rsidR="002E6789" w:rsidRPr="00A82F00" w:rsidRDefault="002E6789" w:rsidP="002E6789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2E6789" w:rsidRPr="00A82F00" w14:paraId="654FDBA3" w14:textId="77777777" w:rsidTr="00C80D58">
        <w:trPr>
          <w:trHeight w:val="3240"/>
        </w:trPr>
        <w:tc>
          <w:tcPr>
            <w:tcW w:w="9810" w:type="dxa"/>
          </w:tcPr>
          <w:p w14:paraId="54095168" w14:textId="77777777" w:rsidR="002E6789" w:rsidRPr="00A82F00" w:rsidRDefault="002E6789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0484D488" w14:textId="77777777" w:rsidR="002E6789" w:rsidRPr="00A82F00" w:rsidRDefault="002E6789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76DA1F66" w14:textId="77777777" w:rsidR="002E6789" w:rsidRPr="00A82F00" w:rsidRDefault="002E6789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28F37C86" w14:textId="77777777" w:rsidR="002E6789" w:rsidRPr="00A82F00" w:rsidRDefault="002E6789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1FFCECE2" w14:textId="2E1B387E" w:rsidR="002E6789" w:rsidRPr="00153BE3" w:rsidRDefault="002E6789" w:rsidP="00C80D58">
            <w:pPr>
              <w:tabs>
                <w:tab w:val="left" w:pos="3015"/>
              </w:tabs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Lerma Hernandez Ilagan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ab/>
            </w:r>
          </w:p>
          <w:p w14:paraId="45186987" w14:textId="748C8B0C" w:rsidR="002E6789" w:rsidRPr="00A82F00" w:rsidRDefault="002E6789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1988</w:t>
            </w:r>
          </w:p>
          <w:p w14:paraId="54952833" w14:textId="0F62AFE4" w:rsidR="002E6789" w:rsidRPr="00A82F00" w:rsidRDefault="002E6789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Ilaya,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934034B" w14:textId="77777777" w:rsidR="002E6789" w:rsidRPr="00A82F00" w:rsidRDefault="002E6789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5B6F3B1F" w14:textId="77777777" w:rsidR="002E6789" w:rsidRPr="00A82F00" w:rsidRDefault="002E6789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2E6789" w:rsidRPr="00A82F00" w14:paraId="64027B24" w14:textId="77777777" w:rsidTr="00C80D58">
              <w:tc>
                <w:tcPr>
                  <w:tcW w:w="3194" w:type="dxa"/>
                </w:tcPr>
                <w:p w14:paraId="553BFD3C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796ED2FD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2BA13F34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2E6789" w:rsidRPr="00A82F00" w14:paraId="4E540560" w14:textId="77777777" w:rsidTr="00C80D58">
              <w:tc>
                <w:tcPr>
                  <w:tcW w:w="3194" w:type="dxa"/>
                </w:tcPr>
                <w:p w14:paraId="4E3AF855" w14:textId="67A143B0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Ernesto S. Ilagan</w:t>
                  </w:r>
                </w:p>
              </w:tc>
              <w:tc>
                <w:tcPr>
                  <w:tcW w:w="3195" w:type="dxa"/>
                </w:tcPr>
                <w:p w14:paraId="4755B011" w14:textId="3BF0C02E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04-12-1984</w:t>
                  </w:r>
                </w:p>
              </w:tc>
              <w:tc>
                <w:tcPr>
                  <w:tcW w:w="3195" w:type="dxa"/>
                </w:tcPr>
                <w:p w14:paraId="3D505830" w14:textId="729F9076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Husband</w:t>
                  </w:r>
                </w:p>
              </w:tc>
            </w:tr>
            <w:tr w:rsidR="002E6789" w:rsidRPr="00A82F00" w14:paraId="4E341AFE" w14:textId="77777777" w:rsidTr="00C80D58">
              <w:tc>
                <w:tcPr>
                  <w:tcW w:w="3194" w:type="dxa"/>
                </w:tcPr>
                <w:p w14:paraId="085F08D9" w14:textId="484CF54B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Carl John Paul H. Ilagan</w:t>
                  </w:r>
                </w:p>
              </w:tc>
              <w:tc>
                <w:tcPr>
                  <w:tcW w:w="3195" w:type="dxa"/>
                </w:tcPr>
                <w:p w14:paraId="40E31F8F" w14:textId="4C0E6038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04-24-2010</w:t>
                  </w:r>
                </w:p>
              </w:tc>
              <w:tc>
                <w:tcPr>
                  <w:tcW w:w="3195" w:type="dxa"/>
                </w:tcPr>
                <w:p w14:paraId="643E89AA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E6789" w:rsidRPr="00A82F00" w14:paraId="7A7CDE6A" w14:textId="77777777" w:rsidTr="00C80D58">
              <w:tc>
                <w:tcPr>
                  <w:tcW w:w="3194" w:type="dxa"/>
                </w:tcPr>
                <w:p w14:paraId="3FFC731E" w14:textId="2B53326D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Samantha Faith H. Ilagan</w:t>
                  </w:r>
                </w:p>
              </w:tc>
              <w:tc>
                <w:tcPr>
                  <w:tcW w:w="3195" w:type="dxa"/>
                </w:tcPr>
                <w:p w14:paraId="52D90E81" w14:textId="35C8DA61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09-03-2017</w:t>
                  </w:r>
                </w:p>
              </w:tc>
              <w:tc>
                <w:tcPr>
                  <w:tcW w:w="3195" w:type="dxa"/>
                </w:tcPr>
                <w:p w14:paraId="6C0E4513" w14:textId="5799B34A" w:rsidR="002E6789" w:rsidRPr="002E6789" w:rsidRDefault="002E6789" w:rsidP="002E6789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2E6789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E6789" w:rsidRPr="00A82F00" w14:paraId="22EFC846" w14:textId="77777777" w:rsidTr="00C80D58">
              <w:tc>
                <w:tcPr>
                  <w:tcW w:w="3194" w:type="dxa"/>
                </w:tcPr>
                <w:p w14:paraId="236D73BB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195" w:type="dxa"/>
                </w:tcPr>
                <w:p w14:paraId="38FDA413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58C5041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E6789" w:rsidRPr="00A82F00" w14:paraId="75587C39" w14:textId="77777777" w:rsidTr="00C80D58">
              <w:tc>
                <w:tcPr>
                  <w:tcW w:w="3194" w:type="dxa"/>
                </w:tcPr>
                <w:p w14:paraId="63E2E63E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2A7B6F0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721C391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E6789" w:rsidRPr="00A82F00" w14:paraId="47A836A4" w14:textId="77777777" w:rsidTr="00C80D58">
              <w:tc>
                <w:tcPr>
                  <w:tcW w:w="3194" w:type="dxa"/>
                </w:tcPr>
                <w:p w14:paraId="5EA27BC9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A73A936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22F3244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E6789" w:rsidRPr="00A82F00" w14:paraId="6642AF82" w14:textId="77777777" w:rsidTr="00C80D58">
              <w:tc>
                <w:tcPr>
                  <w:tcW w:w="3194" w:type="dxa"/>
                </w:tcPr>
                <w:p w14:paraId="1B45068D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21901F3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46C9FFE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E6789" w:rsidRPr="00A82F00" w14:paraId="2EA53A2F" w14:textId="77777777" w:rsidTr="00C80D58">
              <w:tc>
                <w:tcPr>
                  <w:tcW w:w="3194" w:type="dxa"/>
                </w:tcPr>
                <w:p w14:paraId="2753FF12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C6D1E25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12A4BA7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E6789" w:rsidRPr="00A82F00" w14:paraId="3DBBD532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13B5E1DD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3A68505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649F152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E6789" w:rsidRPr="00A82F00" w14:paraId="29DAD537" w14:textId="77777777" w:rsidTr="00C80D58">
              <w:tc>
                <w:tcPr>
                  <w:tcW w:w="3194" w:type="dxa"/>
                </w:tcPr>
                <w:p w14:paraId="69EEA30C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2F1F2EF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70159B3" w14:textId="77777777" w:rsidR="002E6789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B325767" w14:textId="77777777" w:rsidR="002E6789" w:rsidRPr="00A82F00" w:rsidRDefault="002E6789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0BD84371" w14:textId="77777777" w:rsidR="002E6789" w:rsidRDefault="002E6789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41CC3E" w14:textId="45ACA8E5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664536FF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085BB1A0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40BA0A90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3C33FC12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315A1C80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69042BCC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60110E05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0953B8A7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6BDF822E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02A3F806" w14:textId="77777777" w:rsidTr="00C80D58">
        <w:trPr>
          <w:trHeight w:val="3240"/>
        </w:trPr>
        <w:tc>
          <w:tcPr>
            <w:tcW w:w="9810" w:type="dxa"/>
          </w:tcPr>
          <w:p w14:paraId="789222A8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1948824A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DBB2315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5F3D9A12" w14:textId="11B9DDC6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153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594C7C47" w14:textId="46216F35" w:rsidR="005D4493" w:rsidRPr="00153BE3" w:rsidRDefault="005D4493" w:rsidP="00C80D58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AA57EF" w:rsidRPr="00AA57EF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Marites Escarez Ola</w:t>
            </w:r>
          </w:p>
          <w:p w14:paraId="6648A487" w14:textId="0394B1EC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1960</w:t>
            </w:r>
          </w:p>
          <w:p w14:paraId="0BDCCF19" w14:textId="239848A2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Anilao,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3101B5D2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29A8F48F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2657F517" w14:textId="77777777" w:rsidTr="00C80D58">
              <w:tc>
                <w:tcPr>
                  <w:tcW w:w="3194" w:type="dxa"/>
                </w:tcPr>
                <w:p w14:paraId="51BADF6D" w14:textId="77777777" w:rsidR="005D4493" w:rsidRPr="00A82F00" w:rsidRDefault="005D4493" w:rsidP="00AA57E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091A2B66" w14:textId="77777777" w:rsidR="005D4493" w:rsidRPr="00A82F00" w:rsidRDefault="005D4493" w:rsidP="00AA57E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4BFF9084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1AEE66AB" w14:textId="77777777" w:rsidTr="00C80D58">
              <w:tc>
                <w:tcPr>
                  <w:tcW w:w="3194" w:type="dxa"/>
                </w:tcPr>
                <w:p w14:paraId="176244BB" w14:textId="3C2443B5" w:rsidR="005D4493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Mark Anthony E. Ola</w:t>
                  </w:r>
                </w:p>
              </w:tc>
              <w:tc>
                <w:tcPr>
                  <w:tcW w:w="3195" w:type="dxa"/>
                </w:tcPr>
                <w:p w14:paraId="2FF37773" w14:textId="40BE3176" w:rsidR="005D4493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07-27-1983</w:t>
                  </w:r>
                </w:p>
              </w:tc>
              <w:tc>
                <w:tcPr>
                  <w:tcW w:w="3195" w:type="dxa"/>
                </w:tcPr>
                <w:p w14:paraId="2A3A557D" w14:textId="48A249C1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13E79C33" w14:textId="77777777" w:rsidTr="00C80D58">
              <w:tc>
                <w:tcPr>
                  <w:tcW w:w="3194" w:type="dxa"/>
                </w:tcPr>
                <w:p w14:paraId="46E561D2" w14:textId="7ADB6592" w:rsidR="005D4493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Sheryl O. Garcellano</w:t>
                  </w:r>
                </w:p>
              </w:tc>
              <w:tc>
                <w:tcPr>
                  <w:tcW w:w="3195" w:type="dxa"/>
                </w:tcPr>
                <w:p w14:paraId="68E69BDD" w14:textId="67897E73" w:rsidR="005D4493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04-06-1988</w:t>
                  </w:r>
                </w:p>
              </w:tc>
              <w:tc>
                <w:tcPr>
                  <w:tcW w:w="3195" w:type="dxa"/>
                </w:tcPr>
                <w:p w14:paraId="71F660AC" w14:textId="6BCF76FE" w:rsidR="005D4493" w:rsidRPr="00AA57EF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A57E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AA57EF" w:rsidRPr="00A82F00" w14:paraId="25DABD01" w14:textId="77777777" w:rsidTr="00C80D58">
              <w:tc>
                <w:tcPr>
                  <w:tcW w:w="3194" w:type="dxa"/>
                </w:tcPr>
                <w:p w14:paraId="376011CA" w14:textId="778FE6EF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Reyzan E. Ola</w:t>
                  </w:r>
                </w:p>
              </w:tc>
              <w:tc>
                <w:tcPr>
                  <w:tcW w:w="3195" w:type="dxa"/>
                </w:tcPr>
                <w:p w14:paraId="7B97543C" w14:textId="7F701AE9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07-30-1991</w:t>
                  </w:r>
                </w:p>
              </w:tc>
              <w:tc>
                <w:tcPr>
                  <w:tcW w:w="3195" w:type="dxa"/>
                </w:tcPr>
                <w:p w14:paraId="77878A8A" w14:textId="27F34346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AA57EF" w:rsidRPr="00A82F00" w14:paraId="2CBE41EA" w14:textId="77777777" w:rsidTr="00C80D58">
              <w:tc>
                <w:tcPr>
                  <w:tcW w:w="3194" w:type="dxa"/>
                </w:tcPr>
                <w:p w14:paraId="5391A65B" w14:textId="1A0EA30B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Quezbel O. Jaectin</w:t>
                  </w:r>
                </w:p>
              </w:tc>
              <w:tc>
                <w:tcPr>
                  <w:tcW w:w="3195" w:type="dxa"/>
                </w:tcPr>
                <w:p w14:paraId="15A7C67B" w14:textId="3BE75C79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07-16-1993</w:t>
                  </w:r>
                </w:p>
              </w:tc>
              <w:tc>
                <w:tcPr>
                  <w:tcW w:w="3195" w:type="dxa"/>
                </w:tcPr>
                <w:p w14:paraId="607612DB" w14:textId="69D71E08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A57E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AA57EF" w:rsidRPr="00A82F00" w14:paraId="71C66F97" w14:textId="77777777" w:rsidTr="00C80D58">
              <w:tc>
                <w:tcPr>
                  <w:tcW w:w="3194" w:type="dxa"/>
                </w:tcPr>
                <w:p w14:paraId="19F36622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9A1DBB4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1764874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57EF" w:rsidRPr="00A82F00" w14:paraId="4C0EBBB3" w14:textId="77777777" w:rsidTr="00C80D58">
              <w:tc>
                <w:tcPr>
                  <w:tcW w:w="3194" w:type="dxa"/>
                </w:tcPr>
                <w:p w14:paraId="64B3F1CF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6507913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841B6CE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57EF" w:rsidRPr="00A82F00" w14:paraId="42C5300B" w14:textId="77777777" w:rsidTr="00C80D58">
              <w:tc>
                <w:tcPr>
                  <w:tcW w:w="3194" w:type="dxa"/>
                </w:tcPr>
                <w:p w14:paraId="6C43AB13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B06EB10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374CC0F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57EF" w:rsidRPr="00A82F00" w14:paraId="6A0AB248" w14:textId="77777777" w:rsidTr="00C80D58">
              <w:tc>
                <w:tcPr>
                  <w:tcW w:w="3194" w:type="dxa"/>
                </w:tcPr>
                <w:p w14:paraId="21D0F29C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7F811A0" w14:textId="77777777" w:rsidR="00AA57EF" w:rsidRPr="00A82F00" w:rsidRDefault="00AA57EF" w:rsidP="00AA57E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2C927DA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57EF" w:rsidRPr="00A82F00" w14:paraId="245AE244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37665710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C26D1A8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84619DC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A57EF" w:rsidRPr="00A82F00" w14:paraId="5590AEC2" w14:textId="77777777" w:rsidTr="00C80D58">
              <w:tc>
                <w:tcPr>
                  <w:tcW w:w="3194" w:type="dxa"/>
                </w:tcPr>
                <w:p w14:paraId="4DA72045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F8DE18B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112493F" w14:textId="77777777" w:rsidR="00AA57EF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A8D1D26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676EC103" w14:textId="77777777" w:rsidR="005D4493" w:rsidRPr="00A82F00" w:rsidRDefault="005D4493" w:rsidP="005D4493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EEF9132" w14:textId="77777777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67A1F45E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4B28A5BF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716B63EE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3FE58F9B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64C307BF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290D0D72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74C986D5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724690F6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183429AD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0F96E57F" w14:textId="77777777" w:rsidTr="00C80D58">
        <w:trPr>
          <w:trHeight w:val="3240"/>
        </w:trPr>
        <w:tc>
          <w:tcPr>
            <w:tcW w:w="9810" w:type="dxa"/>
          </w:tcPr>
          <w:p w14:paraId="242F9283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50147C10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3CE84ECD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3723D1E9" w14:textId="394A659A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74389D66" w14:textId="0A8AF7EF" w:rsidR="005D4493" w:rsidRPr="00AA57EF" w:rsidRDefault="005D4493" w:rsidP="00C80D58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AA57EF" w:rsidRPr="00AA57EF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Teresita Ilagan Concepcion</w:t>
            </w:r>
          </w:p>
          <w:p w14:paraId="3AFB5661" w14:textId="544D4332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1956</w:t>
            </w:r>
          </w:p>
          <w:p w14:paraId="572D98AF" w14:textId="5843BB25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Anilao,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0B475C6D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4BB175D3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087AD1C6" w14:textId="77777777" w:rsidTr="00C80D58">
              <w:tc>
                <w:tcPr>
                  <w:tcW w:w="3194" w:type="dxa"/>
                </w:tcPr>
                <w:p w14:paraId="7201EA4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4E85A2B3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77BF7F12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06AE0A69" w14:textId="77777777" w:rsidTr="00C80D58">
              <w:tc>
                <w:tcPr>
                  <w:tcW w:w="3194" w:type="dxa"/>
                </w:tcPr>
                <w:p w14:paraId="6ACE52B2" w14:textId="18FB7600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Nilo I. Datinggaling</w:t>
                  </w:r>
                </w:p>
              </w:tc>
              <w:tc>
                <w:tcPr>
                  <w:tcW w:w="3195" w:type="dxa"/>
                </w:tcPr>
                <w:p w14:paraId="08477898" w14:textId="0C57F9A9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02-20-1981</w:t>
                  </w:r>
                </w:p>
              </w:tc>
              <w:tc>
                <w:tcPr>
                  <w:tcW w:w="3195" w:type="dxa"/>
                </w:tcPr>
                <w:p w14:paraId="38EA117F" w14:textId="50D7176F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5461CD4A" w14:textId="77777777" w:rsidTr="00C80D58">
              <w:tc>
                <w:tcPr>
                  <w:tcW w:w="3194" w:type="dxa"/>
                </w:tcPr>
                <w:p w14:paraId="5DD20661" w14:textId="09A4FB89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Ryan I. Datinggaling</w:t>
                  </w:r>
                </w:p>
              </w:tc>
              <w:tc>
                <w:tcPr>
                  <w:tcW w:w="3195" w:type="dxa"/>
                </w:tcPr>
                <w:p w14:paraId="5D4BA5D5" w14:textId="3E0BF606" w:rsidR="005D4493" w:rsidRPr="00A82F00" w:rsidRDefault="00AA57EF" w:rsidP="00AA57E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05-13-1985</w:t>
                  </w:r>
                </w:p>
              </w:tc>
              <w:tc>
                <w:tcPr>
                  <w:tcW w:w="3195" w:type="dxa"/>
                </w:tcPr>
                <w:p w14:paraId="3A25BA1D" w14:textId="42F35918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2AEC5E0F" w14:textId="77777777" w:rsidTr="00C80D58">
              <w:tc>
                <w:tcPr>
                  <w:tcW w:w="3194" w:type="dxa"/>
                </w:tcPr>
                <w:p w14:paraId="470D7928" w14:textId="36F4E2BC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Eric I. Concepcion</w:t>
                  </w:r>
                </w:p>
              </w:tc>
              <w:tc>
                <w:tcPr>
                  <w:tcW w:w="3195" w:type="dxa"/>
                </w:tcPr>
                <w:p w14:paraId="6AEDD53C" w14:textId="6281F129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10-25-1989</w:t>
                  </w:r>
                </w:p>
              </w:tc>
              <w:tc>
                <w:tcPr>
                  <w:tcW w:w="3195" w:type="dxa"/>
                </w:tcPr>
                <w:p w14:paraId="411A599B" w14:textId="0CADC5D6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3C67EE1C" w14:textId="77777777" w:rsidTr="00C80D58">
              <w:tc>
                <w:tcPr>
                  <w:tcW w:w="3194" w:type="dxa"/>
                </w:tcPr>
                <w:p w14:paraId="48E13B9E" w14:textId="7E80F306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Janeth I. Concepcion</w:t>
                  </w:r>
                </w:p>
              </w:tc>
              <w:tc>
                <w:tcPr>
                  <w:tcW w:w="3195" w:type="dxa"/>
                </w:tcPr>
                <w:p w14:paraId="03B8F1E5" w14:textId="18868E69" w:rsidR="005D4493" w:rsidRPr="00A82F00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06-03-1991</w:t>
                  </w:r>
                </w:p>
              </w:tc>
              <w:tc>
                <w:tcPr>
                  <w:tcW w:w="3195" w:type="dxa"/>
                </w:tcPr>
                <w:p w14:paraId="69249B55" w14:textId="440B99ED" w:rsidR="005D4493" w:rsidRPr="00AA57EF" w:rsidRDefault="00AA57EF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5D4493" w:rsidRPr="00A82F00" w14:paraId="77F4FB1D" w14:textId="77777777" w:rsidTr="00C80D58">
              <w:tc>
                <w:tcPr>
                  <w:tcW w:w="3194" w:type="dxa"/>
                </w:tcPr>
                <w:p w14:paraId="7A26870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3171619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7B78EFB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197EB34D" w14:textId="77777777" w:rsidTr="00C80D58">
              <w:tc>
                <w:tcPr>
                  <w:tcW w:w="3194" w:type="dxa"/>
                </w:tcPr>
                <w:p w14:paraId="0C526FC4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19658CA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FD92C21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1F953BAC" w14:textId="77777777" w:rsidTr="00C80D58">
              <w:tc>
                <w:tcPr>
                  <w:tcW w:w="3194" w:type="dxa"/>
                </w:tcPr>
                <w:p w14:paraId="2CB14520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7B5A04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DD2EB2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03F3AC5B" w14:textId="77777777" w:rsidTr="00C80D58">
              <w:tc>
                <w:tcPr>
                  <w:tcW w:w="3194" w:type="dxa"/>
                </w:tcPr>
                <w:p w14:paraId="3B1F07FB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0820180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68052C3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01B6D9C1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3627C44D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EA27C04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A7C683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187CDA8E" w14:textId="77777777" w:rsidTr="00C80D58">
              <w:tc>
                <w:tcPr>
                  <w:tcW w:w="3194" w:type="dxa"/>
                </w:tcPr>
                <w:p w14:paraId="5ECC776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50ED19D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48C614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8D9336F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4CB21D98" w14:textId="77777777" w:rsidR="00AA57EF" w:rsidRDefault="00AA57EF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2B0B21" w14:textId="0C1CECB9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4656A3DD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04D93BF1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1CDD3A2F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6E0DE84D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2695B9E6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590983FF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5D19A680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3C1566AD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1C10BD16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41DCE20E" w14:textId="77777777" w:rsidTr="00C80D58">
        <w:trPr>
          <w:trHeight w:val="3240"/>
        </w:trPr>
        <w:tc>
          <w:tcPr>
            <w:tcW w:w="9810" w:type="dxa"/>
          </w:tcPr>
          <w:p w14:paraId="4932BE59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3ABD2F81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06D4332C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15BBC128" w14:textId="6C896BF5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</w:t>
            </w:r>
            <w:r w:rsidR="00AA57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-2022 </w:t>
            </w:r>
          </w:p>
          <w:p w14:paraId="5EEDC869" w14:textId="3BC42F89" w:rsidR="005D4493" w:rsidRPr="00AA57EF" w:rsidRDefault="005D4493" w:rsidP="00C80D58">
            <w:pPr>
              <w:ind w:left="285"/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AA57EF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Leticia Javier Datinggaling</w:t>
            </w:r>
          </w:p>
          <w:p w14:paraId="632E5CC7" w14:textId="59F51ACD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E67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2E67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2E67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1964</w:t>
            </w:r>
          </w:p>
          <w:p w14:paraId="04AA2912" w14:textId="227C0314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="002E67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Batino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0EF644CD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18BA14DD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1E06A67A" w14:textId="77777777" w:rsidTr="00C80D58">
              <w:tc>
                <w:tcPr>
                  <w:tcW w:w="3194" w:type="dxa"/>
                </w:tcPr>
                <w:p w14:paraId="35BF121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7E25D1D8" w14:textId="77777777" w:rsidR="005D4493" w:rsidRPr="00A82F00" w:rsidRDefault="005D4493" w:rsidP="002E678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0BF0555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78D4188E" w14:textId="77777777" w:rsidTr="00C80D58">
              <w:tc>
                <w:tcPr>
                  <w:tcW w:w="3194" w:type="dxa"/>
                </w:tcPr>
                <w:p w14:paraId="002D4ED2" w14:textId="1DE9627F" w:rsidR="005D4493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Jayson J. Datinggaling</w:t>
                  </w:r>
                </w:p>
              </w:tc>
              <w:tc>
                <w:tcPr>
                  <w:tcW w:w="3195" w:type="dxa"/>
                </w:tcPr>
                <w:p w14:paraId="6535801D" w14:textId="32D2FC15" w:rsidR="005D4493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03-24-1988</w:t>
                  </w:r>
                </w:p>
              </w:tc>
              <w:tc>
                <w:tcPr>
                  <w:tcW w:w="3195" w:type="dxa"/>
                </w:tcPr>
                <w:p w14:paraId="5080D0B9" w14:textId="00872A13" w:rsidR="005D4493" w:rsidRPr="00A82F00" w:rsidRDefault="002E6789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E6789" w:rsidRPr="00A82F00" w14:paraId="63B8AB7C" w14:textId="77777777" w:rsidTr="00C80D58">
              <w:tc>
                <w:tcPr>
                  <w:tcW w:w="3194" w:type="dxa"/>
                </w:tcPr>
                <w:p w14:paraId="7BBEE722" w14:textId="62FF0A3A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Jelyn J. Datinggaling</w:t>
                  </w:r>
                </w:p>
              </w:tc>
              <w:tc>
                <w:tcPr>
                  <w:tcW w:w="3195" w:type="dxa"/>
                </w:tcPr>
                <w:p w14:paraId="65B604C0" w14:textId="46135BEB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02-20-1985</w:t>
                  </w:r>
                </w:p>
              </w:tc>
              <w:tc>
                <w:tcPr>
                  <w:tcW w:w="3195" w:type="dxa"/>
                </w:tcPr>
                <w:p w14:paraId="12E12E44" w14:textId="7C5322F6" w:rsidR="002E6789" w:rsidRPr="002E6789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E6789" w:rsidRPr="00A82F00" w14:paraId="77F5067D" w14:textId="77777777" w:rsidTr="00C80D58">
              <w:tc>
                <w:tcPr>
                  <w:tcW w:w="3194" w:type="dxa"/>
                </w:tcPr>
                <w:p w14:paraId="3E97AA82" w14:textId="568F6472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Jay J. Datinggaling</w:t>
                  </w:r>
                </w:p>
              </w:tc>
              <w:tc>
                <w:tcPr>
                  <w:tcW w:w="3195" w:type="dxa"/>
                </w:tcPr>
                <w:p w14:paraId="5B751DBC" w14:textId="69FB5C36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02-13-1990</w:t>
                  </w:r>
                </w:p>
              </w:tc>
              <w:tc>
                <w:tcPr>
                  <w:tcW w:w="3195" w:type="dxa"/>
                </w:tcPr>
                <w:p w14:paraId="37028D57" w14:textId="278E4711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E6789" w:rsidRPr="00A82F00" w14:paraId="7D52508A" w14:textId="77777777" w:rsidTr="00C80D58">
              <w:tc>
                <w:tcPr>
                  <w:tcW w:w="3194" w:type="dxa"/>
                </w:tcPr>
                <w:p w14:paraId="0E06D8FB" w14:textId="244792E6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Jeaniht J. Datinggaling</w:t>
                  </w:r>
                </w:p>
              </w:tc>
              <w:tc>
                <w:tcPr>
                  <w:tcW w:w="3195" w:type="dxa"/>
                </w:tcPr>
                <w:p w14:paraId="37BEDA7E" w14:textId="7F15C7FE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06-06-1997</w:t>
                  </w:r>
                </w:p>
              </w:tc>
              <w:tc>
                <w:tcPr>
                  <w:tcW w:w="3195" w:type="dxa"/>
                </w:tcPr>
                <w:p w14:paraId="2FD0EE4A" w14:textId="1C74A837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E6789" w:rsidRPr="00A82F00" w14:paraId="5622694A" w14:textId="77777777" w:rsidTr="00C80D58">
              <w:tc>
                <w:tcPr>
                  <w:tcW w:w="3194" w:type="dxa"/>
                </w:tcPr>
                <w:p w14:paraId="59E8BF28" w14:textId="5D227270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Jennilyn J. Datinggaling</w:t>
                  </w:r>
                </w:p>
              </w:tc>
              <w:tc>
                <w:tcPr>
                  <w:tcW w:w="3195" w:type="dxa"/>
                </w:tcPr>
                <w:p w14:paraId="50FA59A4" w14:textId="2DF5E822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11-28-1998</w:t>
                  </w:r>
                </w:p>
              </w:tc>
              <w:tc>
                <w:tcPr>
                  <w:tcW w:w="3195" w:type="dxa"/>
                </w:tcPr>
                <w:p w14:paraId="2F4DC8F0" w14:textId="4265F5B6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E6789" w:rsidRPr="00A82F00" w14:paraId="2D9A4E64" w14:textId="77777777" w:rsidTr="00C80D58">
              <w:tc>
                <w:tcPr>
                  <w:tcW w:w="3194" w:type="dxa"/>
                </w:tcPr>
                <w:p w14:paraId="012E2E61" w14:textId="310DBFCC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Jessa J. Datinggaling</w:t>
                  </w:r>
                </w:p>
              </w:tc>
              <w:tc>
                <w:tcPr>
                  <w:tcW w:w="3195" w:type="dxa"/>
                </w:tcPr>
                <w:p w14:paraId="63B5E154" w14:textId="73D98D1D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01-04-2000</w:t>
                  </w:r>
                </w:p>
              </w:tc>
              <w:tc>
                <w:tcPr>
                  <w:tcW w:w="3195" w:type="dxa"/>
                </w:tcPr>
                <w:p w14:paraId="53924628" w14:textId="5C9015A4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E6789" w:rsidRPr="00A82F00" w14:paraId="1631FFD1" w14:textId="77777777" w:rsidTr="00C80D58">
              <w:tc>
                <w:tcPr>
                  <w:tcW w:w="3194" w:type="dxa"/>
                </w:tcPr>
                <w:p w14:paraId="13BE0E59" w14:textId="2ACC0938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Lyncel J. Datinggaling</w:t>
                  </w:r>
                </w:p>
              </w:tc>
              <w:tc>
                <w:tcPr>
                  <w:tcW w:w="3195" w:type="dxa"/>
                </w:tcPr>
                <w:p w14:paraId="7D3932C3" w14:textId="2DEF63A2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01-17-2002</w:t>
                  </w:r>
                </w:p>
              </w:tc>
              <w:tc>
                <w:tcPr>
                  <w:tcW w:w="3195" w:type="dxa"/>
                </w:tcPr>
                <w:p w14:paraId="165D5928" w14:textId="1E9B1C35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E6789" w:rsidRPr="00A82F00" w14:paraId="74ED11E7" w14:textId="77777777" w:rsidTr="00C80D58">
              <w:tc>
                <w:tcPr>
                  <w:tcW w:w="3194" w:type="dxa"/>
                </w:tcPr>
                <w:p w14:paraId="172FB5D1" w14:textId="77777777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C5ED1F1" w14:textId="77777777" w:rsidR="002E6789" w:rsidRPr="00A82F00" w:rsidRDefault="002E6789" w:rsidP="002E678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CA8DB2C" w14:textId="77777777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E6789" w:rsidRPr="00A82F00" w14:paraId="15D96A30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45D4D2EA" w14:textId="77777777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0AC2890" w14:textId="77777777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79CCFB7" w14:textId="77777777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E6789" w:rsidRPr="00A82F00" w14:paraId="3F06681B" w14:textId="77777777" w:rsidTr="00C80D58">
              <w:tc>
                <w:tcPr>
                  <w:tcW w:w="3194" w:type="dxa"/>
                </w:tcPr>
                <w:p w14:paraId="50CB6A96" w14:textId="77777777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6C4CA58" w14:textId="77777777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693613E" w14:textId="77777777" w:rsidR="002E6789" w:rsidRPr="00A82F00" w:rsidRDefault="002E6789" w:rsidP="002E678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3D4B2D1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51D8FCBD" w14:textId="77777777" w:rsidR="005D4493" w:rsidRPr="00A82F00" w:rsidRDefault="005D4493" w:rsidP="005D4493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64CDB5" w14:textId="77777777" w:rsidR="005D4493" w:rsidRPr="00A82F00" w:rsidRDefault="005D4493" w:rsidP="005D44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12345393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7C76F86E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7B257F7B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689884B2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3E2799F9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</w:p>
    <w:p w14:paraId="104AC239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1F09B33D" w14:textId="77777777" w:rsidR="005D4493" w:rsidRPr="00A82F00" w:rsidRDefault="005D4493" w:rsidP="005D4493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522DFD48" w14:textId="77777777" w:rsidR="005D4493" w:rsidRPr="00A82F00" w:rsidRDefault="005D4493" w:rsidP="005D4493">
      <w:pPr>
        <w:jc w:val="center"/>
        <w:rPr>
          <w:rFonts w:ascii="Times New Roman" w:hAnsi="Times New Roman" w:cs="Times New Roman"/>
        </w:rPr>
      </w:pPr>
    </w:p>
    <w:p w14:paraId="495A8FFE" w14:textId="77777777" w:rsidR="005D4493" w:rsidRPr="00A82F00" w:rsidRDefault="005D4493" w:rsidP="005D4493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5D4493" w:rsidRPr="00A82F00" w14:paraId="3A6FE107" w14:textId="77777777" w:rsidTr="00C80D58">
        <w:trPr>
          <w:trHeight w:val="3240"/>
        </w:trPr>
        <w:tc>
          <w:tcPr>
            <w:tcW w:w="9810" w:type="dxa"/>
          </w:tcPr>
          <w:p w14:paraId="3252DF23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30470FB7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3132BCB1" w14:textId="77777777" w:rsidR="005D4493" w:rsidRPr="00A82F00" w:rsidRDefault="005D4493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027DAAA5" w14:textId="60528C6D" w:rsidR="005D4493" w:rsidRPr="00A82F00" w:rsidRDefault="005D4493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2E67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2E67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</w:t>
            </w:r>
            <w:r w:rsidR="002E67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A083557" w14:textId="50592064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210027" w:rsidRPr="0021002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Suzette Carandang Evangelista</w:t>
            </w:r>
          </w:p>
          <w:p w14:paraId="17F30355" w14:textId="255EE783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  <w:r w:rsidR="002100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-18-</w:t>
            </w:r>
            <w:r w:rsidR="002100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1980</w:t>
            </w:r>
          </w:p>
          <w:p w14:paraId="60D38B40" w14:textId="77777777" w:rsidR="005D4493" w:rsidRPr="00A82F00" w:rsidRDefault="005D4493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2E91F902" w14:textId="77777777" w:rsidR="005D4493" w:rsidRPr="00A82F00" w:rsidRDefault="005D4493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310A84A4" w14:textId="77777777" w:rsidR="005D4493" w:rsidRPr="00A82F00" w:rsidRDefault="005D4493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5D4493" w:rsidRPr="00A82F00" w14:paraId="54F61809" w14:textId="77777777" w:rsidTr="00C80D58">
              <w:tc>
                <w:tcPr>
                  <w:tcW w:w="3194" w:type="dxa"/>
                </w:tcPr>
                <w:p w14:paraId="7B8F42EB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42072C2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2836AF76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5D4493" w:rsidRPr="00A82F00" w14:paraId="06BD9541" w14:textId="77777777" w:rsidTr="00C80D58">
              <w:tc>
                <w:tcPr>
                  <w:tcW w:w="3194" w:type="dxa"/>
                </w:tcPr>
                <w:p w14:paraId="0004E6C4" w14:textId="6F672661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Precious C. Evangelista</w:t>
                  </w:r>
                </w:p>
              </w:tc>
              <w:tc>
                <w:tcPr>
                  <w:tcW w:w="3195" w:type="dxa"/>
                </w:tcPr>
                <w:p w14:paraId="5715AA58" w14:textId="61FBE363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09-18-1999</w:t>
                  </w:r>
                </w:p>
              </w:tc>
              <w:tc>
                <w:tcPr>
                  <w:tcW w:w="3195" w:type="dxa"/>
                </w:tcPr>
                <w:p w14:paraId="7534D433" w14:textId="7D18CB47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5D4493" w:rsidRPr="00A82F00" w14:paraId="34DFE0A1" w14:textId="77777777" w:rsidTr="00C80D58">
              <w:tc>
                <w:tcPr>
                  <w:tcW w:w="3194" w:type="dxa"/>
                </w:tcPr>
                <w:p w14:paraId="3213814E" w14:textId="0D78FA64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John Kelvin C. Evangelista</w:t>
                  </w:r>
                </w:p>
              </w:tc>
              <w:tc>
                <w:tcPr>
                  <w:tcW w:w="3195" w:type="dxa"/>
                </w:tcPr>
                <w:p w14:paraId="31546AFF" w14:textId="176189FF" w:rsidR="005D4493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10-22-2000</w:t>
                  </w:r>
                </w:p>
              </w:tc>
              <w:tc>
                <w:tcPr>
                  <w:tcW w:w="3195" w:type="dxa"/>
                </w:tcPr>
                <w:p w14:paraId="0E99946D" w14:textId="2543F650" w:rsidR="005D4493" w:rsidRPr="00210027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0C68F385" w14:textId="77777777" w:rsidTr="00C80D58">
              <w:tc>
                <w:tcPr>
                  <w:tcW w:w="3194" w:type="dxa"/>
                </w:tcPr>
                <w:p w14:paraId="0BB961D3" w14:textId="0798E19B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Princess C. Evangelista</w:t>
                  </w:r>
                </w:p>
              </w:tc>
              <w:tc>
                <w:tcPr>
                  <w:tcW w:w="3195" w:type="dxa"/>
                </w:tcPr>
                <w:p w14:paraId="61EA8D41" w14:textId="013E5F7B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08-30-2023</w:t>
                  </w:r>
                </w:p>
              </w:tc>
              <w:tc>
                <w:tcPr>
                  <w:tcW w:w="3195" w:type="dxa"/>
                </w:tcPr>
                <w:p w14:paraId="7E39D9E4" w14:textId="7B661193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5D4493" w:rsidRPr="00A82F00" w14:paraId="73240E9B" w14:textId="77777777" w:rsidTr="00C80D58">
              <w:tc>
                <w:tcPr>
                  <w:tcW w:w="3194" w:type="dxa"/>
                </w:tcPr>
                <w:p w14:paraId="3152FA2D" w14:textId="6237F2FB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John Cyron C. Evangelista</w:t>
                  </w:r>
                </w:p>
              </w:tc>
              <w:tc>
                <w:tcPr>
                  <w:tcW w:w="3195" w:type="dxa"/>
                </w:tcPr>
                <w:p w14:paraId="5754676A" w14:textId="358A2A27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02-14-2007</w:t>
                  </w:r>
                </w:p>
              </w:tc>
              <w:tc>
                <w:tcPr>
                  <w:tcW w:w="3195" w:type="dxa"/>
                </w:tcPr>
                <w:p w14:paraId="5C1029E5" w14:textId="69AD5491" w:rsidR="005D4493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5D4493" w:rsidRPr="00A82F00" w14:paraId="588F0B1C" w14:textId="77777777" w:rsidTr="00C80D58">
              <w:tc>
                <w:tcPr>
                  <w:tcW w:w="3194" w:type="dxa"/>
                </w:tcPr>
                <w:p w14:paraId="49513709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BB92F4F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A58B7C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7C376273" w14:textId="77777777" w:rsidTr="00C80D58">
              <w:tc>
                <w:tcPr>
                  <w:tcW w:w="3194" w:type="dxa"/>
                </w:tcPr>
                <w:p w14:paraId="02AA0565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F9DAD76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F14636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6B5CE889" w14:textId="77777777" w:rsidTr="00C80D58">
              <w:tc>
                <w:tcPr>
                  <w:tcW w:w="3194" w:type="dxa"/>
                </w:tcPr>
                <w:p w14:paraId="73C8E0C4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C63BD4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9624E2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636C2322" w14:textId="77777777" w:rsidTr="00C80D58">
              <w:tc>
                <w:tcPr>
                  <w:tcW w:w="3194" w:type="dxa"/>
                </w:tcPr>
                <w:p w14:paraId="6651BCB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8C19683" w14:textId="77777777" w:rsidR="005D4493" w:rsidRPr="00A82F00" w:rsidRDefault="005D4493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5B81E37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76C0FAE6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468CB28E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EAADE4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C1F45AF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5D4493" w:rsidRPr="00A82F00" w14:paraId="23D79CD1" w14:textId="77777777" w:rsidTr="00C80D58">
              <w:tc>
                <w:tcPr>
                  <w:tcW w:w="3194" w:type="dxa"/>
                </w:tcPr>
                <w:p w14:paraId="64664FD3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4113EAC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649E3156" w14:textId="77777777" w:rsidR="005D4493" w:rsidRPr="00A82F00" w:rsidRDefault="005D4493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1A7B8F9" w14:textId="77777777" w:rsidR="005D4493" w:rsidRPr="00A82F00" w:rsidRDefault="005D4493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7118A8B3" w14:textId="77777777" w:rsidR="005D4493" w:rsidRPr="00A82F00" w:rsidRDefault="005D4493" w:rsidP="005D4493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F1A3A35" w14:textId="77777777" w:rsidR="00210027" w:rsidRPr="00A82F00" w:rsidRDefault="00210027" w:rsidP="002100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6C37D898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357D3B27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20530B6E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2CEA40A5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31BED0EF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</w:rPr>
      </w:pPr>
    </w:p>
    <w:p w14:paraId="0062363F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52C7C50F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54DFB6CD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</w:p>
    <w:p w14:paraId="2574C358" w14:textId="77777777" w:rsidR="00210027" w:rsidRPr="00A82F00" w:rsidRDefault="00210027" w:rsidP="00210027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210027" w:rsidRPr="00A82F00" w14:paraId="62317A87" w14:textId="77777777" w:rsidTr="00C80D58">
        <w:trPr>
          <w:trHeight w:val="3240"/>
        </w:trPr>
        <w:tc>
          <w:tcPr>
            <w:tcW w:w="9810" w:type="dxa"/>
          </w:tcPr>
          <w:p w14:paraId="0B76DDE4" w14:textId="77777777" w:rsidR="00210027" w:rsidRPr="00A82F00" w:rsidRDefault="00210027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6A2B1BEA" w14:textId="77777777" w:rsidR="00210027" w:rsidRPr="00A82F00" w:rsidRDefault="00210027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12DAC0AB" w14:textId="77777777" w:rsidR="00210027" w:rsidRPr="00A82F00" w:rsidRDefault="00210027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6D1E1FBC" w14:textId="20209F8D" w:rsidR="00210027" w:rsidRPr="00A82F00" w:rsidRDefault="00210027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7B4514E" w14:textId="690E10BA" w:rsidR="00210027" w:rsidRPr="00A82F00" w:rsidRDefault="00210027" w:rsidP="00C80D58">
            <w:pPr>
              <w:ind w:left="28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Gregorio</w:t>
            </w:r>
            <w:r w:rsidRPr="0021002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Soriano</w:t>
            </w:r>
            <w:r w:rsidRPr="0021002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Ilagan</w:t>
            </w:r>
          </w:p>
          <w:p w14:paraId="1B9FE74B" w14:textId="5CB58735" w:rsidR="00210027" w:rsidRPr="00A82F00" w:rsidRDefault="00210027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1966</w:t>
            </w:r>
          </w:p>
          <w:p w14:paraId="6078E66F" w14:textId="69A6DE28" w:rsidR="00210027" w:rsidRPr="00A82F00" w:rsidRDefault="00210027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Mangindat,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192D2763" w14:textId="77777777" w:rsidR="00210027" w:rsidRPr="00A82F00" w:rsidRDefault="00210027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744CCC7D" w14:textId="77777777" w:rsidR="00210027" w:rsidRPr="00A82F00" w:rsidRDefault="00210027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210027" w:rsidRPr="00A82F00" w14:paraId="0C218D4B" w14:textId="77777777" w:rsidTr="00C80D58">
              <w:tc>
                <w:tcPr>
                  <w:tcW w:w="3194" w:type="dxa"/>
                </w:tcPr>
                <w:p w14:paraId="414DDB36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62DF6D93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307B7AC4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210027" w:rsidRPr="00A82F00" w14:paraId="3C645C9F" w14:textId="77777777" w:rsidTr="00C80D58">
              <w:tc>
                <w:tcPr>
                  <w:tcW w:w="3194" w:type="dxa"/>
                </w:tcPr>
                <w:p w14:paraId="7E3632C9" w14:textId="2AE4A823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Rey Mark D. Ilagan</w:t>
                  </w:r>
                </w:p>
              </w:tc>
              <w:tc>
                <w:tcPr>
                  <w:tcW w:w="3195" w:type="dxa"/>
                </w:tcPr>
                <w:p w14:paraId="0047403C" w14:textId="54640FA2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12-09-1989</w:t>
                  </w:r>
                </w:p>
              </w:tc>
              <w:tc>
                <w:tcPr>
                  <w:tcW w:w="3195" w:type="dxa"/>
                </w:tcPr>
                <w:p w14:paraId="4877F0F9" w14:textId="679F6C83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10027" w:rsidRPr="00A82F00" w14:paraId="24CCD61E" w14:textId="77777777" w:rsidTr="00C80D58">
              <w:tc>
                <w:tcPr>
                  <w:tcW w:w="3194" w:type="dxa"/>
                </w:tcPr>
                <w:p w14:paraId="714211A8" w14:textId="00FE6258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Roylan D. Ilagan</w:t>
                  </w:r>
                </w:p>
              </w:tc>
              <w:tc>
                <w:tcPr>
                  <w:tcW w:w="3195" w:type="dxa"/>
                </w:tcPr>
                <w:p w14:paraId="0EAC4854" w14:textId="0C0E1039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12-27-1991</w:t>
                  </w:r>
                </w:p>
              </w:tc>
              <w:tc>
                <w:tcPr>
                  <w:tcW w:w="3195" w:type="dxa"/>
                </w:tcPr>
                <w:p w14:paraId="025F8062" w14:textId="77777777" w:rsidR="00210027" w:rsidRPr="00210027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10027" w:rsidRPr="00A82F00" w14:paraId="2B362FA0" w14:textId="77777777" w:rsidTr="00C80D58">
              <w:tc>
                <w:tcPr>
                  <w:tcW w:w="3194" w:type="dxa"/>
                </w:tcPr>
                <w:p w14:paraId="613EFE50" w14:textId="7A6E596C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Rennalene D. Ilagan</w:t>
                  </w:r>
                </w:p>
              </w:tc>
              <w:tc>
                <w:tcPr>
                  <w:tcW w:w="3195" w:type="dxa"/>
                </w:tcPr>
                <w:p w14:paraId="48AF237F" w14:textId="67280CE3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09-26-1993</w:t>
                  </w:r>
                </w:p>
              </w:tc>
              <w:tc>
                <w:tcPr>
                  <w:tcW w:w="3195" w:type="dxa"/>
                </w:tcPr>
                <w:p w14:paraId="01F19037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10027" w:rsidRPr="00A82F00" w14:paraId="31FE94E8" w14:textId="77777777" w:rsidTr="00C80D58">
              <w:tc>
                <w:tcPr>
                  <w:tcW w:w="3194" w:type="dxa"/>
                </w:tcPr>
                <w:p w14:paraId="58CDD5F5" w14:textId="52115BEB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Ransel D. Ilagan</w:t>
                  </w:r>
                </w:p>
              </w:tc>
              <w:tc>
                <w:tcPr>
                  <w:tcW w:w="3195" w:type="dxa"/>
                </w:tcPr>
                <w:p w14:paraId="6B95F7C3" w14:textId="516C964E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10-20-1995</w:t>
                  </w:r>
                </w:p>
              </w:tc>
              <w:tc>
                <w:tcPr>
                  <w:tcW w:w="3195" w:type="dxa"/>
                </w:tcPr>
                <w:p w14:paraId="734ED2EC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10027" w:rsidRPr="00A82F00" w14:paraId="4C839A1D" w14:textId="77777777" w:rsidTr="00C80D58">
              <w:tc>
                <w:tcPr>
                  <w:tcW w:w="3194" w:type="dxa"/>
                </w:tcPr>
                <w:p w14:paraId="0EA354C9" w14:textId="1F266CF6" w:rsidR="00210027" w:rsidRPr="00A82F00" w:rsidRDefault="00210027" w:rsidP="00210027">
                  <w:pPr>
                    <w:tabs>
                      <w:tab w:val="left" w:pos="871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Rhona Mae D. Ilagan</w:t>
                  </w:r>
                </w:p>
              </w:tc>
              <w:tc>
                <w:tcPr>
                  <w:tcW w:w="3195" w:type="dxa"/>
                </w:tcPr>
                <w:p w14:paraId="2AF867F5" w14:textId="67E77849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11-20-1999</w:t>
                  </w:r>
                </w:p>
              </w:tc>
              <w:tc>
                <w:tcPr>
                  <w:tcW w:w="3195" w:type="dxa"/>
                </w:tcPr>
                <w:p w14:paraId="16B8D9AE" w14:textId="2AADF471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10027" w:rsidRPr="00A82F00" w14:paraId="4E388EA3" w14:textId="77777777" w:rsidTr="00C80D58">
              <w:tc>
                <w:tcPr>
                  <w:tcW w:w="3194" w:type="dxa"/>
                </w:tcPr>
                <w:p w14:paraId="6FBC2353" w14:textId="0D3FC699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Ryza Grenda Erika D. Ilagan</w:t>
                  </w:r>
                </w:p>
              </w:tc>
              <w:tc>
                <w:tcPr>
                  <w:tcW w:w="3195" w:type="dxa"/>
                </w:tcPr>
                <w:p w14:paraId="1FA40A5C" w14:textId="2F29F863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12-18-2005</w:t>
                  </w:r>
                </w:p>
              </w:tc>
              <w:tc>
                <w:tcPr>
                  <w:tcW w:w="3195" w:type="dxa"/>
                </w:tcPr>
                <w:p w14:paraId="732E31C7" w14:textId="01B312BA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10027" w:rsidRPr="00A82F00" w14:paraId="0F5BB482" w14:textId="77777777" w:rsidTr="00C80D58">
              <w:tc>
                <w:tcPr>
                  <w:tcW w:w="3194" w:type="dxa"/>
                </w:tcPr>
                <w:p w14:paraId="6AC4DA0E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CEE38EF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A0AE763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10027" w:rsidRPr="00A82F00" w14:paraId="7E3FC2D8" w14:textId="77777777" w:rsidTr="00C80D58">
              <w:tc>
                <w:tcPr>
                  <w:tcW w:w="3194" w:type="dxa"/>
                </w:tcPr>
                <w:p w14:paraId="4C28964C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C1ACEDB" w14:textId="77777777" w:rsidR="00210027" w:rsidRPr="00A82F00" w:rsidRDefault="00210027" w:rsidP="0021002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B7E7AF4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10027" w:rsidRPr="00A82F00" w14:paraId="4DC3783E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6F22E15C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82C813B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4E66832F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10027" w:rsidRPr="00A82F00" w14:paraId="613E65A8" w14:textId="77777777" w:rsidTr="00C80D58">
              <w:tc>
                <w:tcPr>
                  <w:tcW w:w="3194" w:type="dxa"/>
                </w:tcPr>
                <w:p w14:paraId="5EE8B804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0E854F6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C101D3D" w14:textId="77777777" w:rsidR="00210027" w:rsidRPr="00A82F00" w:rsidRDefault="00210027" w:rsidP="0021002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1CEB639" w14:textId="77777777" w:rsidR="00210027" w:rsidRPr="00A82F00" w:rsidRDefault="00210027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1F36745F" w14:textId="77777777" w:rsidR="00210027" w:rsidRPr="00A82F00" w:rsidRDefault="00210027" w:rsidP="00210027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71B2680" w14:textId="77777777" w:rsidR="00210027" w:rsidRPr="00A82F00" w:rsidRDefault="00210027" w:rsidP="002100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37A0A2A4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288C3284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257AA9A0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6DCA3763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01BBD01F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</w:rPr>
      </w:pPr>
    </w:p>
    <w:p w14:paraId="1D2BF22E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39F69C0A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44CD077F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</w:p>
    <w:p w14:paraId="08A56124" w14:textId="77777777" w:rsidR="00210027" w:rsidRPr="00A82F00" w:rsidRDefault="00210027" w:rsidP="00210027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210027" w:rsidRPr="00A82F00" w14:paraId="34A65270" w14:textId="77777777" w:rsidTr="00C80D58">
        <w:trPr>
          <w:trHeight w:val="3240"/>
        </w:trPr>
        <w:tc>
          <w:tcPr>
            <w:tcW w:w="9810" w:type="dxa"/>
          </w:tcPr>
          <w:p w14:paraId="4B8C58ED" w14:textId="77777777" w:rsidR="00210027" w:rsidRPr="00A82F00" w:rsidRDefault="00210027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623C5470" w14:textId="77777777" w:rsidR="00210027" w:rsidRPr="00A82F00" w:rsidRDefault="00210027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3F802C72" w14:textId="77777777" w:rsidR="00210027" w:rsidRPr="00A82F00" w:rsidRDefault="00210027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3335F080" w14:textId="6FF84FC0" w:rsidR="00210027" w:rsidRPr="00A82F00" w:rsidRDefault="00210027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758253C" w14:textId="18DB5F00" w:rsidR="00210027" w:rsidRPr="00A82F00" w:rsidRDefault="00210027" w:rsidP="00C80D58">
            <w:pPr>
              <w:ind w:left="28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022A4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Marieta</w:t>
            </w:r>
            <w:r w:rsidRPr="0021002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 w:rsidR="00022A4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Viana</w:t>
            </w:r>
            <w:r w:rsidRPr="0021002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 w:rsidR="00022A4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Aclan</w:t>
            </w:r>
          </w:p>
          <w:p w14:paraId="4B993441" w14:textId="30F74835" w:rsidR="00210027" w:rsidRPr="00A82F00" w:rsidRDefault="00210027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198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4F768A10" w14:textId="21E867F8" w:rsidR="00210027" w:rsidRPr="00A82F00" w:rsidRDefault="00210027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Sitio Anilao,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Camansihan, Calapan City,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119B6999" w14:textId="77777777" w:rsidR="00210027" w:rsidRPr="00A82F00" w:rsidRDefault="00210027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122EC7A2" w14:textId="77777777" w:rsidR="00210027" w:rsidRPr="00A82F00" w:rsidRDefault="00210027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210027" w:rsidRPr="00A82F00" w14:paraId="06C5B4B2" w14:textId="77777777" w:rsidTr="00C80D58">
              <w:tc>
                <w:tcPr>
                  <w:tcW w:w="3194" w:type="dxa"/>
                </w:tcPr>
                <w:p w14:paraId="27AD5C68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40BED15B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73726626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210027" w:rsidRPr="00A82F00" w14:paraId="0067D59E" w14:textId="77777777" w:rsidTr="00C80D58">
              <w:tc>
                <w:tcPr>
                  <w:tcW w:w="3194" w:type="dxa"/>
                </w:tcPr>
                <w:p w14:paraId="69B1D1ED" w14:textId="009EDC77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Felix B. Aclan</w:t>
                  </w:r>
                </w:p>
              </w:tc>
              <w:tc>
                <w:tcPr>
                  <w:tcW w:w="3195" w:type="dxa"/>
                </w:tcPr>
                <w:p w14:paraId="65CF52F4" w14:textId="133C4667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06-10-1975</w:t>
                  </w:r>
                </w:p>
              </w:tc>
              <w:tc>
                <w:tcPr>
                  <w:tcW w:w="3195" w:type="dxa"/>
                </w:tcPr>
                <w:p w14:paraId="5DAE3D05" w14:textId="155309D7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Husband</w:t>
                  </w:r>
                </w:p>
              </w:tc>
            </w:tr>
            <w:tr w:rsidR="00210027" w:rsidRPr="00A82F00" w14:paraId="2C789162" w14:textId="77777777" w:rsidTr="00C80D58">
              <w:tc>
                <w:tcPr>
                  <w:tcW w:w="3194" w:type="dxa"/>
                </w:tcPr>
                <w:p w14:paraId="2A7AB7FC" w14:textId="7AB30E2B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Kyla V. Aclan</w:t>
                  </w:r>
                </w:p>
              </w:tc>
              <w:tc>
                <w:tcPr>
                  <w:tcW w:w="3195" w:type="dxa"/>
                </w:tcPr>
                <w:p w14:paraId="40F1111F" w14:textId="60704B67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12-16-2003</w:t>
                  </w:r>
                </w:p>
              </w:tc>
              <w:tc>
                <w:tcPr>
                  <w:tcW w:w="3195" w:type="dxa"/>
                </w:tcPr>
                <w:p w14:paraId="7B2A9A90" w14:textId="3325E676" w:rsidR="00210027" w:rsidRPr="00210027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022A42" w:rsidRPr="00A82F00" w14:paraId="207338F8" w14:textId="77777777" w:rsidTr="00C80D58">
              <w:tc>
                <w:tcPr>
                  <w:tcW w:w="3194" w:type="dxa"/>
                </w:tcPr>
                <w:p w14:paraId="286E14E0" w14:textId="1BBE778B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Kian V. Aclan</w:t>
                  </w:r>
                </w:p>
              </w:tc>
              <w:tc>
                <w:tcPr>
                  <w:tcW w:w="3195" w:type="dxa"/>
                </w:tcPr>
                <w:p w14:paraId="222398AA" w14:textId="6B4320D3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07-06-2005</w:t>
                  </w:r>
                </w:p>
              </w:tc>
              <w:tc>
                <w:tcPr>
                  <w:tcW w:w="3195" w:type="dxa"/>
                </w:tcPr>
                <w:p w14:paraId="4AA46994" w14:textId="3DA75F6A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22A42" w:rsidRPr="00A82F00" w14:paraId="23DEA5DE" w14:textId="77777777" w:rsidTr="00C80D58">
              <w:tc>
                <w:tcPr>
                  <w:tcW w:w="3194" w:type="dxa"/>
                </w:tcPr>
                <w:p w14:paraId="7F5D52A3" w14:textId="21836709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Kathleen V. Aclan</w:t>
                  </w:r>
                </w:p>
              </w:tc>
              <w:tc>
                <w:tcPr>
                  <w:tcW w:w="3195" w:type="dxa"/>
                </w:tcPr>
                <w:p w14:paraId="3A384188" w14:textId="41AA5DD4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07-20-2006</w:t>
                  </w:r>
                </w:p>
              </w:tc>
              <w:tc>
                <w:tcPr>
                  <w:tcW w:w="3195" w:type="dxa"/>
                </w:tcPr>
                <w:p w14:paraId="1B36E43D" w14:textId="2938CA96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10027" w:rsidRPr="00A82F00" w14:paraId="0FAC3C70" w14:textId="77777777" w:rsidTr="00C80D58">
              <w:tc>
                <w:tcPr>
                  <w:tcW w:w="3194" w:type="dxa"/>
                </w:tcPr>
                <w:p w14:paraId="2F8E07D9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6CFCD45" w14:textId="77777777" w:rsidR="00210027" w:rsidRPr="00A82F00" w:rsidRDefault="00210027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D02CE2C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10027" w:rsidRPr="00A82F00" w14:paraId="7940F6DE" w14:textId="77777777" w:rsidTr="00C80D58">
              <w:tc>
                <w:tcPr>
                  <w:tcW w:w="3194" w:type="dxa"/>
                </w:tcPr>
                <w:p w14:paraId="5D974EFB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0BDD92A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5E40DBE6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10027" w:rsidRPr="00A82F00" w14:paraId="10BD5AA3" w14:textId="77777777" w:rsidTr="00C80D58">
              <w:tc>
                <w:tcPr>
                  <w:tcW w:w="3194" w:type="dxa"/>
                </w:tcPr>
                <w:p w14:paraId="4C4BAD91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E4E6487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0734224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10027" w:rsidRPr="00A82F00" w14:paraId="319D37CE" w14:textId="77777777" w:rsidTr="00C80D58">
              <w:tc>
                <w:tcPr>
                  <w:tcW w:w="3194" w:type="dxa"/>
                </w:tcPr>
                <w:p w14:paraId="4B4AE6EC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389BF0F" w14:textId="77777777" w:rsidR="00210027" w:rsidRPr="00A82F00" w:rsidRDefault="00210027" w:rsidP="00C80D5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6735554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10027" w:rsidRPr="00A82F00" w14:paraId="7A207629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7772ADD4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05838F9C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329153C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210027" w:rsidRPr="00A82F00" w14:paraId="26CB077D" w14:textId="77777777" w:rsidTr="00C80D58">
              <w:tc>
                <w:tcPr>
                  <w:tcW w:w="3194" w:type="dxa"/>
                </w:tcPr>
                <w:p w14:paraId="4A61FB27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BECF58A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3C9477F7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5EB0832" w14:textId="77777777" w:rsidR="00210027" w:rsidRPr="00A82F00" w:rsidRDefault="00210027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6BB55838" w14:textId="77777777" w:rsidR="00210027" w:rsidRPr="00A82F00" w:rsidRDefault="00210027" w:rsidP="00210027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7064BC4" w14:textId="77777777" w:rsidR="00210027" w:rsidRPr="00A82F00" w:rsidRDefault="00210027" w:rsidP="0021002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F00">
        <w:rPr>
          <w:rFonts w:ascii="Times New Roman" w:hAnsi="Times New Roman" w:cs="Times New Roman"/>
          <w:b/>
          <w:bCs/>
          <w:sz w:val="36"/>
          <w:szCs w:val="36"/>
        </w:rPr>
        <w:t>KAAGAPAY MO KARAMAY FUNERAL HOMES CO.</w:t>
      </w:r>
    </w:p>
    <w:p w14:paraId="37955593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MAIN OFFICE: #65 J.P. Dias Ave., Ampid 1 San Mateo, Rizal</w:t>
      </w:r>
    </w:p>
    <w:p w14:paraId="7700CB28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BRANCH OFFICE: 01 Dakila cor. Constitutional Road, Batasan Hills, Q.C.</w:t>
      </w:r>
    </w:p>
    <w:p w14:paraId="747EA6CD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  <w:r w:rsidRPr="00A82F00">
        <w:rPr>
          <w:rFonts w:ascii="Times New Roman" w:hAnsi="Times New Roman" w:cs="Times New Roman"/>
          <w:b/>
          <w:bCs/>
        </w:rPr>
        <w:t>Smart: 0928 9347852 / Globe: 0997 5127828 / Main Off: 744 52 56 / Batasan Br.: 518 92 88</w:t>
      </w:r>
    </w:p>
    <w:p w14:paraId="39D20E9E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SEC. REG. CS201511616 / TIN #: 099-062-166</w:t>
      </w:r>
    </w:p>
    <w:p w14:paraId="4A879EE3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</w:rPr>
      </w:pPr>
    </w:p>
    <w:p w14:paraId="4FE73BFC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2F00">
        <w:rPr>
          <w:rFonts w:ascii="Times New Roman" w:hAnsi="Times New Roman" w:cs="Times New Roman"/>
          <w:b/>
          <w:bCs/>
          <w:sz w:val="30"/>
          <w:szCs w:val="30"/>
        </w:rPr>
        <w:t>Ricardo C. Ramilo</w:t>
      </w:r>
    </w:p>
    <w:p w14:paraId="74F5245C" w14:textId="77777777" w:rsidR="00210027" w:rsidRPr="00A82F00" w:rsidRDefault="00210027" w:rsidP="00210027">
      <w:pPr>
        <w:jc w:val="center"/>
        <w:rPr>
          <w:rFonts w:ascii="Times New Roman" w:hAnsi="Times New Roman" w:cs="Times New Roman"/>
          <w:b/>
          <w:bCs/>
        </w:rPr>
      </w:pPr>
      <w:r w:rsidRPr="00A82F00">
        <w:rPr>
          <w:rFonts w:ascii="Times New Roman" w:hAnsi="Times New Roman" w:cs="Times New Roman"/>
          <w:b/>
          <w:bCs/>
        </w:rPr>
        <w:t>FOUNDER / CEO</w:t>
      </w:r>
    </w:p>
    <w:p w14:paraId="7B80DA40" w14:textId="77777777" w:rsidR="00210027" w:rsidRPr="00A82F00" w:rsidRDefault="00210027" w:rsidP="00210027">
      <w:pPr>
        <w:jc w:val="center"/>
        <w:rPr>
          <w:rFonts w:ascii="Times New Roman" w:hAnsi="Times New Roman" w:cs="Times New Roman"/>
        </w:rPr>
      </w:pPr>
    </w:p>
    <w:p w14:paraId="1941BAC5" w14:textId="77777777" w:rsidR="00210027" w:rsidRPr="00A82F00" w:rsidRDefault="00210027" w:rsidP="00210027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81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</w:tblGrid>
      <w:tr w:rsidR="00210027" w:rsidRPr="00A82F00" w14:paraId="16D52E9B" w14:textId="77777777" w:rsidTr="00C80D58">
        <w:trPr>
          <w:trHeight w:val="3240"/>
        </w:trPr>
        <w:tc>
          <w:tcPr>
            <w:tcW w:w="9810" w:type="dxa"/>
          </w:tcPr>
          <w:p w14:paraId="09A6D23D" w14:textId="77777777" w:rsidR="00210027" w:rsidRPr="00A82F00" w:rsidRDefault="00210027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5FDC2A40" w14:textId="77777777" w:rsidR="00210027" w:rsidRPr="00A82F00" w:rsidRDefault="00210027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Coordinator Name: 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Faustino V. Aclan</w:t>
            </w: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1C4DCD04" w14:textId="77777777" w:rsidR="00210027" w:rsidRPr="00A82F00" w:rsidRDefault="00210027" w:rsidP="00C80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</w:t>
            </w:r>
          </w:p>
          <w:p w14:paraId="6FBEDE47" w14:textId="03511E1E" w:rsidR="00210027" w:rsidRPr="00A82F00" w:rsidRDefault="00210027" w:rsidP="00C80D58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of Application: 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862431B" w14:textId="1DF6982B" w:rsidR="00210027" w:rsidRPr="00A82F00" w:rsidRDefault="00210027" w:rsidP="00C80D58">
            <w:pPr>
              <w:ind w:left="28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Plan Holder:  </w:t>
            </w:r>
            <w:r w:rsidR="00022A4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Editha</w:t>
            </w:r>
            <w:r w:rsidRPr="0021002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 w:rsidR="00022A4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Magsisi</w:t>
            </w:r>
            <w:r w:rsidRPr="0021002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 </w:t>
            </w:r>
            <w:r w:rsidR="00022A4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Hernandez</w:t>
            </w:r>
          </w:p>
          <w:p w14:paraId="3CB51948" w14:textId="007A129E" w:rsidR="00210027" w:rsidRPr="00A82F00" w:rsidRDefault="00210027" w:rsidP="00C80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Date of Birth: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  <w:p w14:paraId="0A97BB06" w14:textId="31B728EF" w:rsidR="00210027" w:rsidRPr="00A82F00" w:rsidRDefault="00210027" w:rsidP="00C80D58">
            <w:pPr>
              <w:tabs>
                <w:tab w:val="left" w:pos="7800"/>
              </w:tabs>
              <w:ind w:left="28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Address: </w:t>
            </w:r>
            <w:r w:rsidR="00022A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Malubay, Gloria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Oriental Mindoro</w:t>
            </w:r>
            <w:r w:rsidRPr="00A82F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9EE7CD0" w14:textId="77777777" w:rsidR="00210027" w:rsidRPr="00A82F00" w:rsidRDefault="00210027" w:rsidP="00C80D58">
            <w:pPr>
              <w:ind w:left="28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</w:t>
            </w:r>
          </w:p>
          <w:p w14:paraId="4D373B23" w14:textId="77777777" w:rsidR="00210027" w:rsidRPr="00A82F00" w:rsidRDefault="00210027" w:rsidP="00C80D58">
            <w:pPr>
              <w:ind w:left="28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BENEFICIARIES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3194"/>
              <w:gridCol w:w="3195"/>
              <w:gridCol w:w="3195"/>
            </w:tblGrid>
            <w:tr w:rsidR="00210027" w:rsidRPr="00A82F00" w14:paraId="469E8D51" w14:textId="77777777" w:rsidTr="00C80D58">
              <w:tc>
                <w:tcPr>
                  <w:tcW w:w="3194" w:type="dxa"/>
                </w:tcPr>
                <w:p w14:paraId="5AE4860E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Complete Name</w:t>
                  </w:r>
                </w:p>
              </w:tc>
              <w:tc>
                <w:tcPr>
                  <w:tcW w:w="3195" w:type="dxa"/>
                </w:tcPr>
                <w:p w14:paraId="0BF7A6D9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Birthday</w:t>
                  </w:r>
                </w:p>
              </w:tc>
              <w:tc>
                <w:tcPr>
                  <w:tcW w:w="3195" w:type="dxa"/>
                </w:tcPr>
                <w:p w14:paraId="36C88B8E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A82F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Relation</w:t>
                  </w:r>
                </w:p>
              </w:tc>
            </w:tr>
            <w:tr w:rsidR="00210027" w:rsidRPr="00A82F00" w14:paraId="7C4A9B97" w14:textId="77777777" w:rsidTr="00C80D58">
              <w:tc>
                <w:tcPr>
                  <w:tcW w:w="3194" w:type="dxa"/>
                </w:tcPr>
                <w:p w14:paraId="4BA0483F" w14:textId="52BE5522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Jayson M. Hernandez</w:t>
                  </w:r>
                </w:p>
              </w:tc>
              <w:tc>
                <w:tcPr>
                  <w:tcW w:w="3195" w:type="dxa"/>
                </w:tcPr>
                <w:p w14:paraId="5F008156" w14:textId="7FFF0858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12-22-1984</w:t>
                  </w:r>
                </w:p>
              </w:tc>
              <w:tc>
                <w:tcPr>
                  <w:tcW w:w="3195" w:type="dxa"/>
                </w:tcPr>
                <w:p w14:paraId="316EA206" w14:textId="4EB0A094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210027" w:rsidRPr="00A82F00" w14:paraId="51CC246B" w14:textId="77777777" w:rsidTr="00C80D58">
              <w:tc>
                <w:tcPr>
                  <w:tcW w:w="3194" w:type="dxa"/>
                </w:tcPr>
                <w:p w14:paraId="553FE0C5" w14:textId="717ED9B6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Joserie M. Hernandez</w:t>
                  </w:r>
                </w:p>
              </w:tc>
              <w:tc>
                <w:tcPr>
                  <w:tcW w:w="3195" w:type="dxa"/>
                </w:tcPr>
                <w:p w14:paraId="0E9EDB95" w14:textId="13F0B525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05-01-1986</w:t>
                  </w:r>
                </w:p>
              </w:tc>
              <w:tc>
                <w:tcPr>
                  <w:tcW w:w="3195" w:type="dxa"/>
                </w:tcPr>
                <w:p w14:paraId="7F5A99D3" w14:textId="3AA48269" w:rsidR="00210027" w:rsidRPr="00210027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10027" w:rsidRPr="00A82F00" w14:paraId="2FA6C3AF" w14:textId="77777777" w:rsidTr="00C80D58">
              <w:tc>
                <w:tcPr>
                  <w:tcW w:w="3194" w:type="dxa"/>
                </w:tcPr>
                <w:p w14:paraId="1F9E04F3" w14:textId="3B699B9B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Lerma H. Ilagan</w:t>
                  </w:r>
                </w:p>
              </w:tc>
              <w:tc>
                <w:tcPr>
                  <w:tcW w:w="3195" w:type="dxa"/>
                </w:tcPr>
                <w:p w14:paraId="0C309D38" w14:textId="102F1557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01-04-1988</w:t>
                  </w:r>
                </w:p>
              </w:tc>
              <w:tc>
                <w:tcPr>
                  <w:tcW w:w="3195" w:type="dxa"/>
                </w:tcPr>
                <w:p w14:paraId="400C3700" w14:textId="6F10D6D8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210027" w:rsidRPr="00A82F00" w14:paraId="67A9EBB9" w14:textId="77777777" w:rsidTr="00C80D58">
              <w:tc>
                <w:tcPr>
                  <w:tcW w:w="3194" w:type="dxa"/>
                </w:tcPr>
                <w:p w14:paraId="2BADCB65" w14:textId="5803AF4B" w:rsidR="00210027" w:rsidRPr="00022A42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22A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Elmer M. Hernandez</w:t>
                  </w:r>
                </w:p>
              </w:tc>
              <w:tc>
                <w:tcPr>
                  <w:tcW w:w="3195" w:type="dxa"/>
                </w:tcPr>
                <w:p w14:paraId="4560ABB8" w14:textId="79BFDE8E" w:rsidR="00210027" w:rsidRPr="00A82F00" w:rsidRDefault="00022A42" w:rsidP="00C80D5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12-04-1990</w:t>
                  </w:r>
                </w:p>
              </w:tc>
              <w:tc>
                <w:tcPr>
                  <w:tcW w:w="3195" w:type="dxa"/>
                </w:tcPr>
                <w:p w14:paraId="28A89D5E" w14:textId="77777777" w:rsidR="00210027" w:rsidRPr="00A82F00" w:rsidRDefault="00210027" w:rsidP="00C80D5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22A42" w:rsidRPr="00A82F00" w14:paraId="663177EF" w14:textId="77777777" w:rsidTr="00C80D58">
              <w:tc>
                <w:tcPr>
                  <w:tcW w:w="3194" w:type="dxa"/>
                </w:tcPr>
                <w:p w14:paraId="7CC50A78" w14:textId="34EE7B88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Elven</w:t>
                  </w:r>
                  <w:r w:rsidRPr="00022A4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M. Hernandez</w:t>
                  </w:r>
                </w:p>
              </w:tc>
              <w:tc>
                <w:tcPr>
                  <w:tcW w:w="3195" w:type="dxa"/>
                </w:tcPr>
                <w:p w14:paraId="2E2F9DDF" w14:textId="31672586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10-08-</w:t>
                  </w:r>
                  <w:r w:rsidR="006E13A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1992</w:t>
                  </w:r>
                </w:p>
              </w:tc>
              <w:tc>
                <w:tcPr>
                  <w:tcW w:w="3195" w:type="dxa"/>
                </w:tcPr>
                <w:p w14:paraId="73C84CA6" w14:textId="14A151EA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22A42" w:rsidRPr="00A82F00" w14:paraId="6B5891BA" w14:textId="77777777" w:rsidTr="00C80D58">
              <w:tc>
                <w:tcPr>
                  <w:tcW w:w="3194" w:type="dxa"/>
                </w:tcPr>
                <w:p w14:paraId="12D300F1" w14:textId="47A0BBDF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Arnel</w:t>
                  </w:r>
                  <w:r w:rsidRPr="00022A4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M. Hernandez</w:t>
                  </w:r>
                </w:p>
              </w:tc>
              <w:tc>
                <w:tcPr>
                  <w:tcW w:w="3195" w:type="dxa"/>
                </w:tcPr>
                <w:p w14:paraId="43D7CD5B" w14:textId="580DC2AB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03-10-1996</w:t>
                  </w:r>
                </w:p>
              </w:tc>
              <w:tc>
                <w:tcPr>
                  <w:tcW w:w="3195" w:type="dxa"/>
                </w:tcPr>
                <w:p w14:paraId="48EDF18D" w14:textId="690D2B0D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Son</w:t>
                  </w:r>
                </w:p>
              </w:tc>
            </w:tr>
            <w:tr w:rsidR="00022A42" w:rsidRPr="00A82F00" w14:paraId="31ACC441" w14:textId="77777777" w:rsidTr="00C80D58">
              <w:tc>
                <w:tcPr>
                  <w:tcW w:w="3194" w:type="dxa"/>
                </w:tcPr>
                <w:p w14:paraId="3FDB6ECD" w14:textId="1A8D930C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Mariel</w:t>
                  </w:r>
                  <w:r w:rsidRPr="00022A4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M. Hernandez</w:t>
                  </w:r>
                </w:p>
              </w:tc>
              <w:tc>
                <w:tcPr>
                  <w:tcW w:w="3195" w:type="dxa"/>
                </w:tcPr>
                <w:p w14:paraId="60368D68" w14:textId="30514EF7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08-19-1998</w:t>
                  </w:r>
                </w:p>
              </w:tc>
              <w:tc>
                <w:tcPr>
                  <w:tcW w:w="3195" w:type="dxa"/>
                </w:tcPr>
                <w:p w14:paraId="27DBADF1" w14:textId="740F21B0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Daughter</w:t>
                  </w:r>
                </w:p>
              </w:tc>
            </w:tr>
            <w:tr w:rsidR="00022A42" w:rsidRPr="00A82F00" w14:paraId="22FA6290" w14:textId="77777777" w:rsidTr="00C80D58">
              <w:tc>
                <w:tcPr>
                  <w:tcW w:w="3194" w:type="dxa"/>
                </w:tcPr>
                <w:p w14:paraId="4BF1B2F3" w14:textId="77777777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126AFD1B" w14:textId="77777777" w:rsidR="00022A42" w:rsidRPr="00A82F00" w:rsidRDefault="00022A42" w:rsidP="00022A42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D7CACB5" w14:textId="77777777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022A42" w:rsidRPr="00A82F00" w14:paraId="1F8BA804" w14:textId="77777777" w:rsidTr="00C80D58">
              <w:trPr>
                <w:trHeight w:val="123"/>
              </w:trPr>
              <w:tc>
                <w:tcPr>
                  <w:tcW w:w="3194" w:type="dxa"/>
                </w:tcPr>
                <w:p w14:paraId="7AA3FABC" w14:textId="77777777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FD708FC" w14:textId="77777777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7780B423" w14:textId="77777777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022A42" w:rsidRPr="00A82F00" w14:paraId="30C662D9" w14:textId="77777777" w:rsidTr="00C80D58">
              <w:tc>
                <w:tcPr>
                  <w:tcW w:w="3194" w:type="dxa"/>
                </w:tcPr>
                <w:p w14:paraId="4BB95A53" w14:textId="77777777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0CAF6D3" w14:textId="77777777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95" w:type="dxa"/>
                </w:tcPr>
                <w:p w14:paraId="256BB9DF" w14:textId="77777777" w:rsidR="00022A42" w:rsidRPr="00A82F00" w:rsidRDefault="00022A42" w:rsidP="00022A4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5CAF992" w14:textId="77777777" w:rsidR="00210027" w:rsidRPr="00A82F00" w:rsidRDefault="00210027" w:rsidP="00C80D58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A82F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</w:tbl>
    <w:p w14:paraId="340231CF" w14:textId="77777777" w:rsidR="001804B6" w:rsidRPr="005C3104" w:rsidRDefault="001804B6" w:rsidP="00F123CF">
      <w:pPr>
        <w:tabs>
          <w:tab w:val="left" w:pos="757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1804B6" w:rsidRPr="005C31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C389A" w14:textId="77777777" w:rsidR="00BA08B4" w:rsidRDefault="00BA08B4" w:rsidP="00030C2F">
      <w:pPr>
        <w:spacing w:after="0" w:line="240" w:lineRule="auto"/>
      </w:pPr>
      <w:r>
        <w:separator/>
      </w:r>
    </w:p>
  </w:endnote>
  <w:endnote w:type="continuationSeparator" w:id="0">
    <w:p w14:paraId="1CC9BF5E" w14:textId="77777777" w:rsidR="00BA08B4" w:rsidRDefault="00BA08B4" w:rsidP="00030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ACE8" w14:textId="77777777" w:rsidR="00BA08B4" w:rsidRDefault="00BA08B4" w:rsidP="00030C2F">
      <w:pPr>
        <w:spacing w:after="0" w:line="240" w:lineRule="auto"/>
      </w:pPr>
      <w:r>
        <w:separator/>
      </w:r>
    </w:p>
  </w:footnote>
  <w:footnote w:type="continuationSeparator" w:id="0">
    <w:p w14:paraId="3E0A3BD1" w14:textId="77777777" w:rsidR="00BA08B4" w:rsidRDefault="00BA08B4" w:rsidP="00030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66"/>
    <w:rsid w:val="00022A42"/>
    <w:rsid w:val="00030C2F"/>
    <w:rsid w:val="000407E4"/>
    <w:rsid w:val="000440D7"/>
    <w:rsid w:val="000509BC"/>
    <w:rsid w:val="0005725A"/>
    <w:rsid w:val="00064CE9"/>
    <w:rsid w:val="00094A10"/>
    <w:rsid w:val="000959B3"/>
    <w:rsid w:val="000A7A0E"/>
    <w:rsid w:val="000B1815"/>
    <w:rsid w:val="000B7AE3"/>
    <w:rsid w:val="001211CA"/>
    <w:rsid w:val="00134928"/>
    <w:rsid w:val="001505C0"/>
    <w:rsid w:val="00151FFD"/>
    <w:rsid w:val="00153BE3"/>
    <w:rsid w:val="00173E34"/>
    <w:rsid w:val="0017709E"/>
    <w:rsid w:val="001804B6"/>
    <w:rsid w:val="00185CDE"/>
    <w:rsid w:val="001A11A2"/>
    <w:rsid w:val="001A26F7"/>
    <w:rsid w:val="001A50FE"/>
    <w:rsid w:val="001B5855"/>
    <w:rsid w:val="001D373E"/>
    <w:rsid w:val="001E18F9"/>
    <w:rsid w:val="002004F0"/>
    <w:rsid w:val="00210027"/>
    <w:rsid w:val="002200EF"/>
    <w:rsid w:val="00233336"/>
    <w:rsid w:val="00254308"/>
    <w:rsid w:val="00261091"/>
    <w:rsid w:val="0027729A"/>
    <w:rsid w:val="0028291E"/>
    <w:rsid w:val="002B6A0C"/>
    <w:rsid w:val="002C27A4"/>
    <w:rsid w:val="002E6789"/>
    <w:rsid w:val="00304900"/>
    <w:rsid w:val="003072A0"/>
    <w:rsid w:val="003316E4"/>
    <w:rsid w:val="00363BF0"/>
    <w:rsid w:val="00367051"/>
    <w:rsid w:val="00375E86"/>
    <w:rsid w:val="00376436"/>
    <w:rsid w:val="003958E0"/>
    <w:rsid w:val="003A23A8"/>
    <w:rsid w:val="003A6442"/>
    <w:rsid w:val="003A64DB"/>
    <w:rsid w:val="003C5514"/>
    <w:rsid w:val="00401B86"/>
    <w:rsid w:val="00402262"/>
    <w:rsid w:val="004079C9"/>
    <w:rsid w:val="0042527D"/>
    <w:rsid w:val="00463FA9"/>
    <w:rsid w:val="00476CDD"/>
    <w:rsid w:val="004A29BF"/>
    <w:rsid w:val="004B4A23"/>
    <w:rsid w:val="004C3EE0"/>
    <w:rsid w:val="004C5AD3"/>
    <w:rsid w:val="004D0D6D"/>
    <w:rsid w:val="004F0E1B"/>
    <w:rsid w:val="00502EBA"/>
    <w:rsid w:val="005059DB"/>
    <w:rsid w:val="00517FF8"/>
    <w:rsid w:val="005238F3"/>
    <w:rsid w:val="005429B8"/>
    <w:rsid w:val="00584DE3"/>
    <w:rsid w:val="00596781"/>
    <w:rsid w:val="005A0596"/>
    <w:rsid w:val="005C3104"/>
    <w:rsid w:val="005D0AC3"/>
    <w:rsid w:val="005D4493"/>
    <w:rsid w:val="005E14C0"/>
    <w:rsid w:val="00601759"/>
    <w:rsid w:val="00610C74"/>
    <w:rsid w:val="00661D5A"/>
    <w:rsid w:val="00667F12"/>
    <w:rsid w:val="006755E5"/>
    <w:rsid w:val="00680997"/>
    <w:rsid w:val="006C16CA"/>
    <w:rsid w:val="006D0BFD"/>
    <w:rsid w:val="006E13AA"/>
    <w:rsid w:val="006F2D1E"/>
    <w:rsid w:val="006F3D1A"/>
    <w:rsid w:val="006F427C"/>
    <w:rsid w:val="007620F9"/>
    <w:rsid w:val="00766B63"/>
    <w:rsid w:val="007756AA"/>
    <w:rsid w:val="007950B4"/>
    <w:rsid w:val="007B5E5B"/>
    <w:rsid w:val="007C0852"/>
    <w:rsid w:val="007C0DE9"/>
    <w:rsid w:val="007E7C37"/>
    <w:rsid w:val="007F1A1B"/>
    <w:rsid w:val="008254A5"/>
    <w:rsid w:val="008369CA"/>
    <w:rsid w:val="00843187"/>
    <w:rsid w:val="00850D26"/>
    <w:rsid w:val="00861F74"/>
    <w:rsid w:val="00863C29"/>
    <w:rsid w:val="008710D0"/>
    <w:rsid w:val="00877D98"/>
    <w:rsid w:val="00885E72"/>
    <w:rsid w:val="008D47C2"/>
    <w:rsid w:val="00912C56"/>
    <w:rsid w:val="00934A93"/>
    <w:rsid w:val="00954636"/>
    <w:rsid w:val="009617C7"/>
    <w:rsid w:val="00964286"/>
    <w:rsid w:val="009960BB"/>
    <w:rsid w:val="00996327"/>
    <w:rsid w:val="009A2DF1"/>
    <w:rsid w:val="009A5D5C"/>
    <w:rsid w:val="009C240B"/>
    <w:rsid w:val="009D747D"/>
    <w:rsid w:val="00A02902"/>
    <w:rsid w:val="00A46054"/>
    <w:rsid w:val="00A56B26"/>
    <w:rsid w:val="00A5752E"/>
    <w:rsid w:val="00A82F00"/>
    <w:rsid w:val="00AA15FD"/>
    <w:rsid w:val="00AA2CB3"/>
    <w:rsid w:val="00AA57EF"/>
    <w:rsid w:val="00AA672B"/>
    <w:rsid w:val="00AB1704"/>
    <w:rsid w:val="00AD11D3"/>
    <w:rsid w:val="00AF06F7"/>
    <w:rsid w:val="00AF096F"/>
    <w:rsid w:val="00B15386"/>
    <w:rsid w:val="00B34EE7"/>
    <w:rsid w:val="00B37627"/>
    <w:rsid w:val="00B5486F"/>
    <w:rsid w:val="00B6474E"/>
    <w:rsid w:val="00B668CC"/>
    <w:rsid w:val="00B77CEF"/>
    <w:rsid w:val="00B931F5"/>
    <w:rsid w:val="00B9612C"/>
    <w:rsid w:val="00BA08B4"/>
    <w:rsid w:val="00BB7A1F"/>
    <w:rsid w:val="00BC3011"/>
    <w:rsid w:val="00BC6D4B"/>
    <w:rsid w:val="00BC6F89"/>
    <w:rsid w:val="00BD0181"/>
    <w:rsid w:val="00BF0A9A"/>
    <w:rsid w:val="00BF42C1"/>
    <w:rsid w:val="00C1682C"/>
    <w:rsid w:val="00C44158"/>
    <w:rsid w:val="00C76846"/>
    <w:rsid w:val="00CA5CE3"/>
    <w:rsid w:val="00CB3A96"/>
    <w:rsid w:val="00CC4535"/>
    <w:rsid w:val="00CC52EE"/>
    <w:rsid w:val="00CC6ACA"/>
    <w:rsid w:val="00CD0B73"/>
    <w:rsid w:val="00CD0ECC"/>
    <w:rsid w:val="00CD15A8"/>
    <w:rsid w:val="00CE2C9E"/>
    <w:rsid w:val="00CE729F"/>
    <w:rsid w:val="00D20CC8"/>
    <w:rsid w:val="00D22746"/>
    <w:rsid w:val="00D233AE"/>
    <w:rsid w:val="00D5327E"/>
    <w:rsid w:val="00D55A31"/>
    <w:rsid w:val="00D60746"/>
    <w:rsid w:val="00D61006"/>
    <w:rsid w:val="00D6129A"/>
    <w:rsid w:val="00D6687E"/>
    <w:rsid w:val="00D71720"/>
    <w:rsid w:val="00D80FFB"/>
    <w:rsid w:val="00D8268E"/>
    <w:rsid w:val="00D91451"/>
    <w:rsid w:val="00D9314E"/>
    <w:rsid w:val="00D96E9E"/>
    <w:rsid w:val="00DA509F"/>
    <w:rsid w:val="00DA5641"/>
    <w:rsid w:val="00DA6FBE"/>
    <w:rsid w:val="00DB30E4"/>
    <w:rsid w:val="00DB76BF"/>
    <w:rsid w:val="00DC0602"/>
    <w:rsid w:val="00DE63ED"/>
    <w:rsid w:val="00DF6F66"/>
    <w:rsid w:val="00E025AD"/>
    <w:rsid w:val="00E12833"/>
    <w:rsid w:val="00E30A68"/>
    <w:rsid w:val="00E54955"/>
    <w:rsid w:val="00E662E8"/>
    <w:rsid w:val="00E8402A"/>
    <w:rsid w:val="00EA6078"/>
    <w:rsid w:val="00EC43D7"/>
    <w:rsid w:val="00EC6991"/>
    <w:rsid w:val="00ED0377"/>
    <w:rsid w:val="00ED0642"/>
    <w:rsid w:val="00EF6161"/>
    <w:rsid w:val="00F01B82"/>
    <w:rsid w:val="00F03898"/>
    <w:rsid w:val="00F0508A"/>
    <w:rsid w:val="00F0610F"/>
    <w:rsid w:val="00F123CF"/>
    <w:rsid w:val="00F24EE2"/>
    <w:rsid w:val="00F3576A"/>
    <w:rsid w:val="00F44B75"/>
    <w:rsid w:val="00F703D7"/>
    <w:rsid w:val="00F83A90"/>
    <w:rsid w:val="00F93701"/>
    <w:rsid w:val="00FA3F5A"/>
    <w:rsid w:val="00FA7F68"/>
    <w:rsid w:val="00FB4A85"/>
    <w:rsid w:val="00FC30F7"/>
    <w:rsid w:val="00FD66FF"/>
    <w:rsid w:val="00FE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71C5"/>
  <w15:chartTrackingRefBased/>
  <w15:docId w15:val="{54135B7F-27FF-4DB9-8D7A-593D2634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078"/>
  </w:style>
  <w:style w:type="paragraph" w:styleId="Heading1">
    <w:name w:val="heading 1"/>
    <w:basedOn w:val="Normal"/>
    <w:next w:val="Normal"/>
    <w:link w:val="Heading1Char"/>
    <w:uiPriority w:val="9"/>
    <w:qFormat/>
    <w:rsid w:val="00DF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F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C2F"/>
  </w:style>
  <w:style w:type="paragraph" w:styleId="Footer">
    <w:name w:val="footer"/>
    <w:basedOn w:val="Normal"/>
    <w:link w:val="FooterChar"/>
    <w:uiPriority w:val="99"/>
    <w:unhideWhenUsed/>
    <w:rsid w:val="00030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C2F"/>
  </w:style>
  <w:style w:type="table" w:styleId="TableGrid">
    <w:name w:val="Table Grid"/>
    <w:basedOn w:val="TableNormal"/>
    <w:uiPriority w:val="39"/>
    <w:rsid w:val="00B5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D0B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4D0D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D593C-6A1E-40EA-AF2F-FFA168C1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4740</Words>
  <Characters>27021</Characters>
  <Application>Microsoft Office Word</Application>
  <DocSecurity>0</DocSecurity>
  <Lines>225</Lines>
  <Paragraphs>63</Paragraphs>
  <ScaleCrop>false</ScaleCrop>
  <Company/>
  <LinksUpToDate>false</LinksUpToDate>
  <CharactersWithSpaces>31698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Rechel Aclan</dc:creator>
  <cp:keywords/>
  <dc:description/>
  <cp:lastModifiedBy>Rechel Aclan</cp:lastModifiedBy>
  <cp:revision>184</cp:revision>
  <dcterms:created xsi:type="dcterms:W3CDTF">2025-06-11T04:04:00Z</dcterms:created>
  <dcterms:modified xsi:type="dcterms:W3CDTF">2025-06-14T07:10:00Z</dcterms:modified>
</cp:coreProperties>
</file>